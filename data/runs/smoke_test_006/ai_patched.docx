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9140E2">
      <w:pPr>
        <w:shd w:val="clear" w:color="auto" w:fill="auto"/>
        <w:spacing w:line="360" w:lineRule="auto"/>
        <w:jc w:val="center"/>
        <w:rPr>
          <w:rFonts w:ascii="宋体" w:hAnsi="宋体"/>
          <w:color w:val="auto"/>
          <w:sz w:val="28"/>
          <w:szCs w:val="28"/>
          <w:highlight w:val="none"/>
        </w:rPr>
      </w:pPr>
      <w:bookmarkStart w:id="28" w:name="_GoBack"/>
      <w:bookmarkEnd w:id="28"/>
      <w:r>
        <w:rPr>
          <w:rFonts w:hint="eastAsia" w:ascii="宋体" w:hAnsi="宋体" w:cs="方正大标宋简体"/>
          <w:b/>
          <w:color w:val="auto"/>
          <w:sz w:val="42"/>
          <w:szCs w:val="40"/>
          <w:highlight w:val="none"/>
        </w:rPr>
        <w:t>南湖实验室知识产权平台建设项目</w:t>
      </w:r>
    </w:p>
    <w:p w14:paraId="4072F877">
      <w:pPr>
        <w:shd w:val="clear" w:color="auto" w:fill="auto"/>
        <w:spacing w:line="1400" w:lineRule="exact"/>
        <w:ind w:firstLine="730" w:firstLineChars="243"/>
        <w:rPr>
          <w:rFonts w:ascii="宋体" w:hAnsi="宋体"/>
          <w:b/>
          <w:color w:val="auto"/>
          <w:sz w:val="30"/>
          <w:szCs w:val="30"/>
          <w:highlight w:val="none"/>
        </w:rPr>
      </w:pPr>
    </w:p>
    <w:p w14:paraId="15B2C952">
      <w:pPr>
        <w:shd w:val="clear" w:color="auto" w:fill="auto"/>
        <w:spacing w:line="1400" w:lineRule="exact"/>
        <w:ind w:firstLine="730" w:firstLineChars="243"/>
        <w:rPr>
          <w:rFonts w:ascii="宋体" w:hAnsi="宋体"/>
          <w:b/>
          <w:color w:val="auto"/>
          <w:sz w:val="30"/>
          <w:szCs w:val="30"/>
          <w:highlight w:val="none"/>
        </w:rPr>
      </w:pPr>
    </w:p>
    <w:p w14:paraId="06E20B56">
      <w:pPr>
        <w:shd w:val="clear" w:color="auto" w:fill="auto"/>
        <w:spacing w:line="600" w:lineRule="auto"/>
        <w:ind w:firstLine="730" w:firstLineChars="243"/>
        <w:rPr>
          <w:rFonts w:ascii="宋体" w:hAnsi="宋体"/>
          <w:b/>
          <w:color w:val="auto"/>
          <w:sz w:val="30"/>
          <w:szCs w:val="30"/>
          <w:highlight w:val="none"/>
        </w:rPr>
      </w:pPr>
    </w:p>
    <w:p w14:paraId="28D98CBA">
      <w:pPr>
        <w:shd w:val="clear" w:color="auto" w:fill="auto"/>
        <w:spacing w:line="600" w:lineRule="auto"/>
        <w:ind w:firstLine="730" w:firstLineChars="243"/>
        <w:rPr>
          <w:rFonts w:ascii="宋体" w:hAnsi="宋体"/>
          <w:b/>
          <w:color w:val="auto"/>
          <w:sz w:val="30"/>
          <w:szCs w:val="30"/>
          <w:highlight w:val="none"/>
        </w:rPr>
      </w:pPr>
    </w:p>
    <w:p w14:paraId="3CF89509">
      <w:pPr>
        <w:shd w:val="clear" w:color="auto" w:fill="auto"/>
        <w:spacing w:line="600" w:lineRule="auto"/>
        <w:ind w:firstLine="730" w:firstLineChars="243"/>
        <w:rPr>
          <w:rFonts w:ascii="宋体" w:hAnsi="宋体"/>
          <w:b/>
          <w:color w:val="auto"/>
          <w:sz w:val="30"/>
          <w:szCs w:val="30"/>
          <w:highlight w:val="none"/>
        </w:rPr>
      </w:pPr>
    </w:p>
    <w:p w14:paraId="277A4F77">
      <w:pPr>
        <w:shd w:val="clear" w:color="auto" w:fill="auto"/>
        <w:spacing w:line="600" w:lineRule="auto"/>
        <w:ind w:firstLine="730" w:firstLineChars="243"/>
        <w:rPr>
          <w:rFonts w:ascii="宋体" w:hAnsi="宋体"/>
          <w:b/>
          <w:color w:val="auto"/>
          <w:sz w:val="30"/>
          <w:szCs w:val="30"/>
          <w:highlight w:val="none"/>
        </w:rPr>
      </w:pPr>
      <w:r>
        <w:rPr>
          <w:rFonts w:hint="eastAsia" w:ascii="宋体" w:hAnsi="宋体"/>
          <w:b/>
          <w:color w:val="auto"/>
          <w:sz w:val="30"/>
          <w:szCs w:val="30"/>
          <w:highlight w:val="none"/>
        </w:rPr>
        <w:t>项目名称：</w:t>
      </w:r>
      <w:r>
        <w:rPr>
          <w:rFonts w:hint="eastAsia" w:ascii="宋体" w:hAnsi="宋体"/>
          <w:b/>
          <w:color w:val="auto"/>
          <w:spacing w:val="-8"/>
          <w:sz w:val="30"/>
          <w:szCs w:val="30"/>
          <w:highlight w:val="none"/>
        </w:rPr>
        <w:t>南湖实验室知识产权平台建设项目</w:t>
      </w:r>
    </w:p>
    <w:p w14:paraId="1A474FDD">
      <w:pPr>
        <w:shd w:val="clear" w:color="auto" w:fill="auto"/>
        <w:spacing w:line="600" w:lineRule="auto"/>
        <w:ind w:firstLine="730" w:firstLineChars="243"/>
        <w:rPr>
          <w:rFonts w:hint="eastAsia" w:ascii="宋体" w:hAnsi="宋体" w:eastAsia="宋体"/>
          <w:b/>
          <w:color w:val="auto"/>
          <w:sz w:val="30"/>
          <w:szCs w:val="30"/>
          <w:highlight w:val="none"/>
          <w:lang w:val="en-US" w:eastAsia="zh-CN"/>
        </w:rPr>
      </w:pPr>
      <w:r>
        <w:rPr>
          <w:rFonts w:hint="eastAsia" w:ascii="宋体" w:hAnsi="宋体"/>
          <w:b/>
          <w:color w:val="auto"/>
          <w:sz w:val="30"/>
          <w:szCs w:val="30"/>
          <w:highlight w:val="none"/>
        </w:rPr>
        <w:t>采购单位（甲方）：</w:t>
      </w:r>
      <w:r>
        <w:rPr>
          <w:rFonts w:hint="eastAsia" w:ascii="宋体" w:hAnsi="宋体"/>
          <w:b/>
          <w:color w:val="auto"/>
          <w:sz w:val="30"/>
          <w:szCs w:val="30"/>
          <w:highlight w:val="none"/>
          <w:lang w:val="en-US" w:eastAsia="zh-CN"/>
        </w:rPr>
        <w:t>南湖实验室</w:t>
      </w:r>
    </w:p>
    <w:p w14:paraId="3CCF9DA3">
      <w:pPr>
        <w:shd w:val="clear" w:color="auto" w:fill="auto"/>
        <w:spacing w:line="600" w:lineRule="auto"/>
        <w:ind w:firstLine="742" w:firstLineChars="247"/>
        <w:rPr>
          <w:rFonts w:ascii="宋体" w:hAnsi="宋体"/>
          <w:color w:val="auto"/>
          <w:sz w:val="30"/>
          <w:szCs w:val="30"/>
          <w:highlight w:val="none"/>
        </w:rPr>
      </w:pPr>
      <w:r>
        <w:rPr>
          <w:rFonts w:hint="eastAsia" w:ascii="宋体" w:hAnsi="宋体"/>
          <w:b/>
          <w:color w:val="auto"/>
          <w:sz w:val="30"/>
          <w:szCs w:val="30"/>
          <w:highlight w:val="none"/>
        </w:rPr>
        <w:t>中标单位（乙方）：</w:t>
      </w:r>
      <w:r>
        <w:rPr>
          <w:rFonts w:hint="eastAsia" w:ascii="宋体" w:hAnsi="宋体"/>
          <w:b/>
          <w:color w:val="auto"/>
          <w:sz w:val="30"/>
          <w:szCs w:val="30"/>
          <w:highlight w:val="none"/>
          <w:lang w:val="en-US" w:eastAsia="zh-CN"/>
        </w:rPr>
        <w:t>浙江永鼎律师事务所</w:t>
      </w:r>
      <w:r>
        <w:rPr>
          <w:rFonts w:ascii="宋体" w:hAnsi="宋体"/>
          <w:color w:val="auto"/>
          <w:sz w:val="30"/>
          <w:szCs w:val="30"/>
          <w:highlight w:val="none"/>
        </w:rPr>
        <w:t xml:space="preserve"> </w:t>
      </w:r>
    </w:p>
    <w:p w14:paraId="03DF5394">
      <w:pPr>
        <w:shd w:val="clear" w:color="auto" w:fill="auto"/>
        <w:spacing w:line="600" w:lineRule="auto"/>
        <w:ind w:firstLine="742" w:firstLineChars="247"/>
        <w:rPr>
          <w:rFonts w:ascii="宋体" w:hAnsi="宋体"/>
          <w:b/>
          <w:color w:val="auto"/>
          <w:spacing w:val="10"/>
          <w:sz w:val="30"/>
          <w:szCs w:val="30"/>
          <w:highlight w:val="none"/>
        </w:rPr>
      </w:pPr>
      <w:bookmarkStart w:id="0" w:name="auto_fouce_1"/>
      <w:r>
        <w:rPr>
          <w:rFonts w:hint="eastAsia" w:ascii="宋体" w:hAnsi="宋体"/>
          <w:b/>
          <w:color w:val="auto"/>
          <w:sz w:val="30"/>
          <w:szCs w:val="30"/>
          <w:highlight w:val="none"/>
        </w:rPr>
        <w:t>签订日期：</w:t>
      </w:r>
      <w:r>
        <w:rPr>
          <w:rFonts w:hint="eastAsia" w:ascii="宋体" w:hAnsi="宋体"/>
          <w:b/>
          <w:color w:val="auto"/>
          <w:sz w:val="30"/>
          <w:szCs w:val="30"/>
          <w:highlight w:val="none"/>
          <w:u w:val="single"/>
        </w:rPr>
        <w:t xml:space="preserve">  </w:t>
      </w:r>
      <w:r>
        <w:rPr>
          <w:rFonts w:hint="eastAsia" w:ascii="宋体" w:hAnsi="宋体"/>
          <w:b/>
          <w:color w:val="auto"/>
          <w:sz w:val="30"/>
          <w:szCs w:val="30"/>
          <w:highlight w:val="none"/>
          <w:u w:val="single"/>
          <w:lang w:val="en-US" w:eastAsia="zh-CN"/>
        </w:rPr>
        <w:t>二零二六</w:t>
      </w:r>
      <w:r>
        <w:rPr>
          <w:rFonts w:hint="eastAsia" w:ascii="宋体" w:hAnsi="宋体"/>
          <w:b/>
          <w:color w:val="auto"/>
          <w:sz w:val="30"/>
          <w:szCs w:val="30"/>
          <w:highlight w:val="none"/>
          <w:u w:val="single"/>
        </w:rPr>
        <w:t xml:space="preserve"> 年 </w:t>
      </w:r>
      <w:r>
        <w:rPr>
          <w:rFonts w:hint="eastAsia" w:ascii="宋体" w:hAnsi="宋体"/>
          <w:b/>
          <w:color w:val="auto"/>
          <w:sz w:val="30"/>
          <w:szCs w:val="30"/>
          <w:highlight w:val="none"/>
          <w:u w:val="single"/>
          <w:lang w:val="en-US" w:eastAsia="zh-CN"/>
        </w:rPr>
        <w:t>三</w:t>
      </w:r>
      <w:r>
        <w:rPr>
          <w:rFonts w:hint="eastAsia" w:ascii="宋体" w:hAnsi="宋体"/>
          <w:b/>
          <w:color w:val="auto"/>
          <w:sz w:val="30"/>
          <w:szCs w:val="30"/>
          <w:highlight w:val="none"/>
          <w:u w:val="single"/>
        </w:rPr>
        <w:t xml:space="preserve"> 月 </w:t>
      </w:r>
      <w:r>
        <w:rPr>
          <w:rFonts w:hint="eastAsia" w:ascii="宋体" w:hAnsi="宋体"/>
          <w:b/>
          <w:color w:val="auto"/>
          <w:sz w:val="30"/>
          <w:szCs w:val="30"/>
          <w:highlight w:val="none"/>
          <w:u w:val="single"/>
          <w:lang w:val="en-US" w:eastAsia="zh-CN"/>
        </w:rPr>
        <w:t>十</w:t>
      </w:r>
      <w:r>
        <w:rPr>
          <w:rFonts w:hint="eastAsia" w:ascii="宋体" w:hAnsi="宋体"/>
          <w:b/>
          <w:color w:val="auto"/>
          <w:sz w:val="30"/>
          <w:szCs w:val="30"/>
          <w:highlight w:val="none"/>
          <w:u w:val="single"/>
        </w:rPr>
        <w:t xml:space="preserve"> 日</w:t>
      </w:r>
      <w:bookmarkEnd w:id="0"/>
    </w:p>
    <w:p w14:paraId="299614AE">
      <w:pPr>
        <w:shd w:val="clear" w:color="auto" w:fill="auto"/>
        <w:spacing w:line="600" w:lineRule="auto"/>
        <w:jc w:val="left"/>
        <w:rPr>
          <w:rFonts w:ascii="宋体" w:hAnsi="宋体"/>
          <w:color w:val="auto"/>
          <w:sz w:val="24"/>
          <w:highlight w:val="none"/>
        </w:rPr>
      </w:pPr>
    </w:p>
    <w:p w14:paraId="7DA42EB9">
      <w:pPr>
        <w:shd w:val="clear" w:color="auto" w:fill="auto"/>
        <w:rPr>
          <w:rFonts w:ascii="宋体" w:hAnsi="宋体"/>
          <w:color w:val="auto"/>
          <w:sz w:val="24"/>
          <w:highlight w:val="none"/>
        </w:rPr>
      </w:pPr>
      <w:r>
        <w:rPr>
          <w:rFonts w:hint="eastAsia" w:ascii="宋体" w:hAnsi="宋体"/>
          <w:color w:val="auto"/>
          <w:sz w:val="24"/>
          <w:highlight w:val="none"/>
        </w:rPr>
        <w:br w:type="page"/>
      </w:r>
    </w:p>
    <w:p w14:paraId="1EA17568">
      <w:pPr>
        <w:widowControl/>
        <w:shd w:val="clear" w:color="auto" w:fill="auto"/>
        <w:spacing w:line="360" w:lineRule="auto"/>
        <w:ind w:firstLine="420" w:firstLineChars="200"/>
        <w:jc w:val="left"/>
        <w:rPr>
          <w:rFonts w:ascii="宋体" w:hAnsi="宋体" w:cs="宋体"/>
          <w:color w:val="auto"/>
          <w:kern w:val="0"/>
          <w:szCs w:val="21"/>
          <w:highlight w:val="none"/>
        </w:rPr>
      </w:pPr>
      <w:r>
        <w:rPr>
          <w:rFonts w:hint="eastAsia" w:ascii="宋体" w:hAnsi="宋体" w:cs="宋体"/>
          <w:color w:val="auto"/>
          <w:kern w:val="0"/>
          <w:szCs w:val="21"/>
          <w:highlight w:val="none"/>
        </w:rPr>
        <w:t>根据《中华人民共和国民法典》和有关法律法规的规定，本次</w:t>
      </w:r>
      <w:r>
        <w:rPr>
          <w:rFonts w:hint="eastAsia" w:ascii="宋体" w:hAnsi="宋体" w:cs="宋体"/>
          <w:color w:val="auto"/>
          <w:kern w:val="0"/>
          <w:szCs w:val="21"/>
          <w:highlight w:val="none"/>
          <w:u w:val="single"/>
        </w:rPr>
        <w:t xml:space="preserve"> 南湖实验室知识产权平台建设项目 </w:t>
      </w:r>
      <w:r>
        <w:rPr>
          <w:rFonts w:hint="eastAsia" w:ascii="宋体" w:hAnsi="宋体" w:cs="宋体"/>
          <w:color w:val="auto"/>
          <w:kern w:val="0"/>
          <w:szCs w:val="21"/>
          <w:highlight w:val="none"/>
        </w:rPr>
        <w:t>经</w:t>
      </w:r>
      <w:r>
        <w:rPr>
          <w:rFonts w:hint="eastAsia" w:ascii="宋体" w:hAnsi="宋体" w:cs="宋体"/>
          <w:color w:val="auto"/>
          <w:kern w:val="0"/>
          <w:szCs w:val="21"/>
          <w:highlight w:val="none"/>
          <w:u w:val="single"/>
        </w:rPr>
        <w:t xml:space="preserve">比选采购 </w:t>
      </w:r>
      <w:r>
        <w:rPr>
          <w:rFonts w:hint="eastAsia" w:ascii="宋体" w:hAnsi="宋体" w:cs="宋体"/>
          <w:color w:val="auto"/>
          <w:kern w:val="0"/>
          <w:szCs w:val="21"/>
          <w:highlight w:val="none"/>
        </w:rPr>
        <w:t>确定乙方为本次服务供应商。经双方协商一致，就甲方委托乙方承办 _</w:t>
      </w:r>
      <w:r>
        <w:rPr>
          <w:rFonts w:hint="eastAsia" w:ascii="宋体" w:hAnsi="宋体" w:cs="宋体"/>
          <w:color w:val="auto"/>
          <w:kern w:val="0"/>
          <w:szCs w:val="21"/>
          <w:highlight w:val="none"/>
          <w:u w:val="single"/>
        </w:rPr>
        <w:t xml:space="preserve">南湖实验室知识产权平台建设项目 </w:t>
      </w:r>
      <w:r>
        <w:rPr>
          <w:rFonts w:hint="eastAsia" w:ascii="宋体" w:hAnsi="宋体" w:cs="宋体"/>
          <w:color w:val="auto"/>
          <w:kern w:val="0"/>
          <w:szCs w:val="21"/>
          <w:highlight w:val="none"/>
        </w:rPr>
        <w:t>具体事宜及双方的权利与义务达成如下协议：</w:t>
      </w:r>
    </w:p>
    <w:p w14:paraId="3321D68C">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一、服务内容、形式和要求</w:t>
      </w:r>
    </w:p>
    <w:p w14:paraId="5C4CC0E9">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（一）整体要求</w:t>
      </w:r>
    </w:p>
    <w:p w14:paraId="59EB4A4E">
      <w:pPr>
        <w:shd w:val="clear" w:color="auto" w:fill="auto"/>
        <w:spacing w:line="360" w:lineRule="auto"/>
        <w:ind w:firstLine="420" w:firstLineChars="200"/>
        <w:rPr>
          <w:rFonts w:ascii="宋体" w:hAnsi="宋体" w:cs="仿宋_GB2312"/>
          <w:color w:val="auto"/>
          <w:szCs w:val="21"/>
          <w:highlight w:val="none"/>
        </w:rPr>
      </w:pPr>
      <w:r>
        <w:rPr>
          <w:rFonts w:hint="eastAsia" w:ascii="宋体" w:hAnsi="宋体" w:cs="仿宋_GB2312"/>
          <w:color w:val="auto"/>
          <w:szCs w:val="21"/>
          <w:highlight w:val="none"/>
        </w:rPr>
        <w:t>本项目旨在帮助构建一套覆盖机密计算领域的全生命周期知识产权管理体系，集成专利前置评估、文献情报分析与专利池建设等功能，并实现对机密计算核心技术资产的精准识别与分类分级管理。</w:t>
      </w:r>
    </w:p>
    <w:p w14:paraId="2AB664C3">
      <w:pPr>
        <w:shd w:val="clear" w:color="auto" w:fill="auto"/>
        <w:spacing w:line="360" w:lineRule="auto"/>
        <w:ind w:firstLine="420" w:firstLineChars="200"/>
        <w:rPr>
          <w:rFonts w:hint="eastAsia" w:ascii="宋体" w:hAnsi="宋体"/>
          <w:color w:val="auto"/>
          <w:highlight w:val="none"/>
        </w:rPr>
      </w:pPr>
      <w:r>
        <w:rPr>
          <w:rFonts w:hint="eastAsia" w:ascii="宋体" w:hAnsi="宋体"/>
          <w:color w:val="auto"/>
          <w:highlight w:val="none"/>
        </w:rPr>
        <w:t>（二）具体要求</w:t>
      </w:r>
    </w:p>
    <w:p w14:paraId="5FB79655">
      <w:pPr>
        <w:shd w:val="clear" w:color="auto" w:fill="auto"/>
        <w:spacing w:line="360" w:lineRule="auto"/>
        <w:ind w:firstLine="420" w:firstLineChars="200"/>
        <w:rPr>
          <w:rFonts w:ascii="宋体" w:hAnsi="宋体"/>
          <w:color w:val="auto"/>
          <w:highlight w:val="none"/>
        </w:rPr>
      </w:pPr>
      <w:r>
        <w:rPr>
          <w:rFonts w:ascii="宋体" w:hAnsi="宋体"/>
          <w:color w:val="auto"/>
          <w:highlight w:val="none"/>
        </w:rPr>
        <w:t>1.</w:t>
      </w:r>
      <w:r>
        <w:rPr>
          <w:rFonts w:hint="eastAsia" w:ascii="宋体" w:hAnsi="宋体"/>
          <w:color w:val="auto"/>
          <w:highlight w:val="none"/>
        </w:rPr>
        <w:t xml:space="preserve">知识产权管理体系建设 </w:t>
      </w:r>
    </w:p>
    <w:p w14:paraId="232EC9CE">
      <w:pPr>
        <w:shd w:val="clear" w:color="auto" w:fill="auto"/>
        <w:spacing w:line="360" w:lineRule="auto"/>
        <w:ind w:firstLine="420" w:firstLineChars="200"/>
        <w:rPr>
          <w:rFonts w:ascii="宋体" w:hAnsi="宋体"/>
          <w:color w:val="auto"/>
          <w:highlight w:val="none"/>
        </w:rPr>
      </w:pPr>
      <w:bookmarkStart w:id="1" w:name="auto_fouce_2"/>
      <w:r>
        <w:rPr>
          <w:rFonts w:hint="eastAsia" w:ascii="宋体" w:hAnsi="宋体"/>
          <w:color w:val="auto"/>
          <w:highlight w:val="none"/>
        </w:rPr>
        <w:t>包含高价值专利品台体系建设相关费用，具体要求如下：</w:t>
      </w:r>
      <w:bookmarkEnd w:id="1"/>
    </w:p>
    <w:p w14:paraId="53DFB6FC">
      <w:pPr>
        <w:shd w:val="clear" w:color="auto" w:fill="auto"/>
        <w:spacing w:line="360" w:lineRule="auto"/>
        <w:ind w:firstLine="420" w:firstLineChars="200"/>
        <w:rPr>
          <w:rFonts w:ascii="宋体" w:hAnsi="宋体"/>
          <w:color w:val="auto"/>
          <w:highlight w:val="none"/>
        </w:rPr>
      </w:pPr>
      <w:bookmarkStart w:id="2" w:name="tip_risk_bookmark_4"/>
      <w:bookmarkStart w:id="3" w:name="auto_fouce_3"/>
      <w:r>
        <w:rPr>
          <w:rFonts w:hint="eastAsia" w:ascii="宋体" w:hAnsi="宋体"/>
          <w:color w:val="auto"/>
          <w:highlight w:val="none"/>
        </w:rPr>
        <w:t>完成实验室专利高价值平台知识产权管理制度文件：规范建设平台架构、各个部门的资源管理、规范生产经营各个环节的知识产权管理等相关机制，为平台取得GB/T 29490贯标证书。构建“研发-知识产权”融合流程，包含针对开源代码合规性审查、技术秘密分级保护的具体制度设计，生成相应制度文件和报告。编制《知识产权管理制度》1份、《专利管理流程手册》1份以及相关报告1份。为建设机密计算高价值专利平台提供相关咨询，包括但不限于平台架构设计，专利运用率、专利成果转化方面。</w:t>
      </w:r>
      <w:bookmarkEnd w:id="2"/>
    </w:p>
    <w:p w14:paraId="49DE5966">
      <w:pPr>
        <w:shd w:val="clear" w:color="auto" w:fill="auto"/>
        <w:spacing w:line="360" w:lineRule="auto"/>
        <w:ind w:firstLine="420" w:firstLineChars="200"/>
        <w:rPr>
          <w:rFonts w:ascii="宋体" w:hAnsi="宋体"/>
          <w:color w:val="auto"/>
          <w:highlight w:val="none"/>
        </w:rPr>
      </w:pPr>
      <w:bookmarkStart w:id="4" w:name="auto_fouce_6"/>
      <w:r>
        <w:rPr>
          <w:rFonts w:hint="eastAsia" w:ascii="宋体" w:hAnsi="宋体"/>
          <w:color w:val="auto"/>
          <w:highlight w:val="none"/>
        </w:rPr>
        <w:t>时间要求：管理制度文件2026年6月30日前完成。咨询在2027年11月31日前完成。</w:t>
      </w:r>
      <w:bookmarkEnd w:id="3"/>
      <w:bookmarkEnd w:id="4"/>
    </w:p>
    <w:p w14:paraId="515BA183">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2</w:t>
      </w:r>
      <w:r>
        <w:rPr>
          <w:rFonts w:ascii="宋体" w:hAnsi="宋体"/>
          <w:color w:val="auto"/>
          <w:highlight w:val="none"/>
        </w:rPr>
        <w:t>.</w:t>
      </w:r>
      <w:r>
        <w:rPr>
          <w:rFonts w:hint="eastAsia" w:ascii="宋体" w:hAnsi="宋体"/>
          <w:color w:val="auto"/>
          <w:highlight w:val="none"/>
        </w:rPr>
        <w:t>专利申请前评估</w:t>
      </w:r>
    </w:p>
    <w:p w14:paraId="1BD03847">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包含机密计算相关专利申请前评估费用，具体要求如下：</w:t>
      </w:r>
    </w:p>
    <w:p w14:paraId="0BDE61D1">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建立包含法律稳定性、技术先进性、市场应用前景、侵权可检测性的多维评估模型；提供详细的评估报告样本，且具备“查新-规避-布局”的一体化建议能力。</w:t>
      </w:r>
    </w:p>
    <w:p w14:paraId="087E3EDC">
      <w:pPr>
        <w:shd w:val="clear" w:color="auto" w:fill="auto"/>
        <w:spacing w:line="360" w:lineRule="auto"/>
        <w:ind w:firstLine="420" w:firstLineChars="200"/>
        <w:rPr>
          <w:rFonts w:ascii="宋体" w:hAnsi="宋体"/>
          <w:color w:val="auto"/>
          <w:highlight w:val="none"/>
        </w:rPr>
      </w:pPr>
      <w:bookmarkStart w:id="5" w:name="tip_risk_bookmark_8"/>
      <w:bookmarkStart w:id="6" w:name="auto_fouce_7"/>
      <w:r>
        <w:rPr>
          <w:rFonts w:hint="eastAsia" w:ascii="宋体" w:hAnsi="宋体"/>
          <w:color w:val="auto"/>
          <w:highlight w:val="none"/>
        </w:rPr>
        <w:t>基于省平台专利申请前评估申请表/评估表在申请前对相关技术发明从技术、法律、市场等维度进行评估并生成相应报告（是否申请、如何申请（保护范围、权利要求设计）等）。评估数量根据平台实际需求为准，评估数量最多能达15件。</w:t>
      </w:r>
      <w:bookmarkEnd w:id="5"/>
    </w:p>
    <w:p w14:paraId="75ECDB46">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时间要求：根据具体专利申请时限要求进行。</w:t>
      </w:r>
      <w:bookmarkEnd w:id="6"/>
    </w:p>
    <w:p w14:paraId="7518ADAD">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3.专利和文献分析</w:t>
      </w:r>
    </w:p>
    <w:p w14:paraId="55B11E31">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包含机密计算相关专利和文献分析费用，具体要求如下：</w:t>
      </w:r>
    </w:p>
    <w:p w14:paraId="5DA49F0B">
      <w:pPr>
        <w:shd w:val="clear" w:color="auto" w:fill="auto"/>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针对实验室相关领域专利（包括已授权以及项目建设周期内新申请的），以及机密计算领域全球专利、论文、报告等进行检索、整理、分析并形成深度分析报告（基于检索、技术情报分析、竞争法律分析等生成分析报告，数据可视化图表等）。检索策略涵盖关键词、分类号、引文、申请人等多维组合；分析维度包含技术路线图、竞争对手攻防分析、空白点挖掘。生成检索分析报告1份，技术情报分析1份，竞争法律分析报告1份。</w:t>
      </w:r>
    </w:p>
    <w:p w14:paraId="524F1997">
      <w:pPr>
        <w:shd w:val="clear" w:color="auto" w:fill="auto"/>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时间要求：2026年10月30日前</w:t>
      </w:r>
      <w:r>
        <w:rPr>
          <w:rFonts w:ascii="宋体" w:hAnsi="宋体"/>
          <w:color w:val="auto"/>
          <w:szCs w:val="21"/>
          <w:highlight w:val="none"/>
        </w:rPr>
        <w:t>完成。</w:t>
      </w:r>
    </w:p>
    <w:p w14:paraId="0A4A55AA">
      <w:pPr>
        <w:shd w:val="clear" w:color="auto" w:fill="auto"/>
        <w:spacing w:line="360" w:lineRule="auto"/>
        <w:ind w:firstLine="420" w:firstLineChars="200"/>
        <w:rPr>
          <w:rFonts w:ascii="宋体" w:hAnsi="宋体"/>
          <w:color w:val="auto"/>
          <w:highlight w:val="none"/>
        </w:rPr>
      </w:pPr>
      <w:r>
        <w:rPr>
          <w:rFonts w:hint="eastAsia" w:ascii="宋体" w:hAnsi="宋体"/>
          <w:color w:val="auto"/>
          <w:szCs w:val="21"/>
          <w:highlight w:val="none"/>
        </w:rPr>
        <w:t>4.</w:t>
      </w:r>
      <w:r>
        <w:rPr>
          <w:rFonts w:hint="eastAsia" w:ascii="宋体" w:hAnsi="宋体"/>
          <w:color w:val="auto"/>
          <w:highlight w:val="none"/>
        </w:rPr>
        <w:t>专利池建设</w:t>
      </w:r>
    </w:p>
    <w:p w14:paraId="4E90D3ED">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包含机密计算相关专利池建设费用，具体要求如下：</w:t>
      </w:r>
    </w:p>
    <w:p w14:paraId="6F10F873">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围绕平台的相关领域科技攻关或关键核心技术，辅助形成 3 个高价值专利组合，并形成相关报告。提出符合机密计算产业特征的“产品型”或“标准型”专利池架构；包含详细的入池标准、许可费率测算模型、收益分配机制及反垄断合规分析。结合专利数据库的打造，建立专利资产管理和专利分级分类评估档案1套，形成高价值专利库。</w:t>
      </w:r>
    </w:p>
    <w:p w14:paraId="75073740">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时间要求：2027年</w:t>
      </w:r>
      <w:r>
        <w:rPr>
          <w:rFonts w:hint="eastAsia" w:ascii="宋体" w:hAnsi="宋体"/>
          <w:color w:val="auto"/>
          <w:highlight w:val="none"/>
          <w:lang w:val="en-US" w:eastAsia="zh-CN"/>
        </w:rPr>
        <w:t>3</w:t>
      </w:r>
      <w:r>
        <w:rPr>
          <w:rFonts w:hint="eastAsia" w:ascii="宋体" w:hAnsi="宋体"/>
          <w:color w:val="auto"/>
          <w:highlight w:val="none"/>
        </w:rPr>
        <w:t>月3</w:t>
      </w:r>
      <w:r>
        <w:rPr>
          <w:rFonts w:hint="eastAsia" w:ascii="宋体" w:hAnsi="宋体"/>
          <w:color w:val="auto"/>
          <w:highlight w:val="none"/>
          <w:lang w:val="en-US" w:eastAsia="zh-CN"/>
        </w:rPr>
        <w:t>1</w:t>
      </w:r>
      <w:r>
        <w:rPr>
          <w:rFonts w:hint="eastAsia" w:ascii="宋体" w:hAnsi="宋体"/>
          <w:color w:val="auto"/>
          <w:highlight w:val="none"/>
        </w:rPr>
        <w:t>日前完成。</w:t>
      </w:r>
    </w:p>
    <w:p w14:paraId="5B76D5CE">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5.知识产权数据库建设</w:t>
      </w:r>
    </w:p>
    <w:p w14:paraId="746D1655">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包含机密计算相关知识产权数据库建设费用，具体要求如下：</w:t>
      </w:r>
    </w:p>
    <w:p w14:paraId="00CD37C3">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建立专利资产管理和专利分级分类评估档案，形成高价值专利库，建成专利数据库，并形成1套基于SaaS的专利数据库平台，数据字段包含针对机密计算的人工标引（如区分硬件层/软件层），具备语义检索、自动更新及可视化大屏功能。</w:t>
      </w:r>
    </w:p>
    <w:p w14:paraId="152F4708">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专利数据库具备检索、分析、标引等功能；分析维度包含技术路线分析、行业专利监控；更新周期不少于每月1次。</w:t>
      </w:r>
    </w:p>
    <w:p w14:paraId="6CCA68B3">
      <w:pPr>
        <w:shd w:val="clear" w:color="auto" w:fill="auto"/>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时间要求：202</w:t>
      </w:r>
      <w:r>
        <w:rPr>
          <w:rFonts w:hint="eastAsia" w:ascii="宋体" w:hAnsi="宋体"/>
          <w:color w:val="auto"/>
          <w:szCs w:val="21"/>
          <w:highlight w:val="none"/>
          <w:lang w:val="en-US" w:eastAsia="zh-CN"/>
        </w:rPr>
        <w:t>6</w:t>
      </w:r>
      <w:r>
        <w:rPr>
          <w:rFonts w:hint="eastAsia" w:ascii="宋体" w:hAnsi="宋体"/>
          <w:color w:val="auto"/>
          <w:szCs w:val="21"/>
          <w:highlight w:val="none"/>
        </w:rPr>
        <w:t>年</w:t>
      </w:r>
      <w:r>
        <w:rPr>
          <w:rFonts w:hint="eastAsia" w:ascii="宋体" w:hAnsi="宋体"/>
          <w:color w:val="auto"/>
          <w:szCs w:val="21"/>
          <w:highlight w:val="none"/>
          <w:lang w:val="en-US" w:eastAsia="zh-CN"/>
        </w:rPr>
        <w:t>12</w:t>
      </w:r>
      <w:r>
        <w:rPr>
          <w:rFonts w:hint="eastAsia" w:ascii="宋体" w:hAnsi="宋体"/>
          <w:color w:val="auto"/>
          <w:szCs w:val="21"/>
          <w:highlight w:val="none"/>
        </w:rPr>
        <w:t>月3</w:t>
      </w:r>
      <w:r>
        <w:rPr>
          <w:rFonts w:hint="eastAsia" w:ascii="宋体" w:hAnsi="宋体"/>
          <w:color w:val="auto"/>
          <w:szCs w:val="21"/>
          <w:highlight w:val="none"/>
          <w:lang w:val="en-US" w:eastAsia="zh-CN"/>
        </w:rPr>
        <w:t>1</w:t>
      </w:r>
      <w:r>
        <w:rPr>
          <w:rFonts w:hint="eastAsia" w:ascii="宋体" w:hAnsi="宋体"/>
          <w:color w:val="auto"/>
          <w:szCs w:val="21"/>
          <w:highlight w:val="none"/>
        </w:rPr>
        <w:t>日前完成。</w:t>
      </w:r>
    </w:p>
    <w:p w14:paraId="188DF96A">
      <w:pPr>
        <w:shd w:val="clear" w:color="auto" w:fill="auto"/>
        <w:spacing w:line="360" w:lineRule="auto"/>
        <w:ind w:firstLine="420" w:firstLineChars="200"/>
        <w:rPr>
          <w:rFonts w:ascii="宋体" w:hAnsi="宋体" w:cs="黑体"/>
          <w:b/>
          <w:color w:val="auto"/>
          <w:szCs w:val="21"/>
          <w:highlight w:val="none"/>
        </w:rPr>
      </w:pPr>
      <w:r>
        <w:rPr>
          <w:rFonts w:hint="eastAsia" w:ascii="宋体" w:hAnsi="宋体" w:cs="黑体"/>
          <w:b/>
          <w:color w:val="auto"/>
          <w:szCs w:val="21"/>
          <w:highlight w:val="none"/>
          <w:lang w:val="en-US" w:eastAsia="zh-CN"/>
        </w:rPr>
        <w:t>二</w:t>
      </w:r>
      <w:r>
        <w:rPr>
          <w:rFonts w:hint="eastAsia" w:ascii="宋体" w:hAnsi="宋体" w:cs="黑体"/>
          <w:b/>
          <w:color w:val="auto"/>
          <w:szCs w:val="21"/>
          <w:highlight w:val="none"/>
        </w:rPr>
        <w:t>、</w:t>
      </w:r>
      <w:bookmarkStart w:id="7" w:name="tip_risk_bookmark_9"/>
      <w:r>
        <w:rPr>
          <w:rFonts w:hint="eastAsia" w:ascii="宋体" w:hAnsi="宋体" w:cs="黑体"/>
          <w:b/>
          <w:color w:val="auto"/>
          <w:szCs w:val="21"/>
          <w:highlight w:val="none"/>
        </w:rPr>
        <w:t>项目团队要求</w:t>
      </w:r>
    </w:p>
    <w:p w14:paraId="67B6C20E">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1、项目负责人需具有专利代理师资格。</w:t>
      </w:r>
    </w:p>
    <w:p w14:paraId="06AD775D">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2、其他人员：团队成员（不含项目负责人）须具有3名以上专利代理师。</w:t>
      </w:r>
    </w:p>
    <w:p w14:paraId="44C3B364">
      <w:pPr>
        <w:shd w:val="clear" w:color="auto" w:fill="auto"/>
        <w:spacing w:line="360" w:lineRule="auto"/>
        <w:ind w:firstLine="420" w:firstLineChars="200"/>
        <w:rPr>
          <w:ins w:id="0" w:author="长安" w:date="2026-03-10T10:46:21Z"/>
          <w:rFonts w:hint="eastAsia" w:ascii="宋体" w:hAnsi="宋体" w:eastAsia="宋体"/>
          <w:color w:val="auto"/>
          <w:highlight w:val="none"/>
          <w:lang w:eastAsia="zh-CN"/>
        </w:rPr>
      </w:pPr>
      <w:r>
        <w:rPr>
          <w:rFonts w:hint="eastAsia" w:ascii="宋体" w:hAnsi="宋体"/>
          <w:color w:val="auto"/>
          <w:highlight w:val="none"/>
        </w:rPr>
        <w:t>3、</w:t>
      </w:r>
      <w:bookmarkStart w:id="8" w:name="tip_risk_bookmark_10"/>
      <w:r>
        <w:rPr>
          <w:rFonts w:hint="eastAsia" w:ascii="宋体" w:hAnsi="宋体"/>
          <w:color w:val="auto"/>
          <w:highlight w:val="none"/>
        </w:rPr>
        <w:t>项目实施过程中须根据项目进度及业主要求安排服务团队，保证满足项目实际需求。</w:t>
      </w:r>
      <w:bookmarkEnd w:id="8"/>
      <w:bookmarkStart w:id="9" w:name="auto_fouce_11"/>
    </w:p>
    <w:bookmarkEnd w:id="9"/>
    <w:p w14:paraId="37C6A1C9">
      <w:pPr>
        <w:shd w:val="clear" w:color="auto" w:fill="auto"/>
        <w:spacing w:line="360" w:lineRule="auto"/>
        <w:ind w:firstLine="420" w:firstLineChars="200"/>
        <w:rPr>
          <w:rFonts w:hint="eastAsia" w:ascii="宋体" w:hAnsi="宋体" w:eastAsia="宋体"/>
          <w:color w:val="auto"/>
          <w:highlight w:val="none"/>
          <w:lang w:eastAsia="zh-CN"/>
        </w:rPr>
      </w:pPr>
    </w:p>
    <w:p w14:paraId="0E5BE461">
      <w:pPr>
        <w:shd w:val="clear" w:color="auto" w:fill="auto"/>
        <w:adjustRightInd w:val="0"/>
        <w:snapToGrid w:val="0"/>
        <w:spacing w:line="360" w:lineRule="auto"/>
        <w:ind w:firstLine="482" w:firstLineChars="230"/>
        <w:rPr>
          <w:rFonts w:ascii="宋体" w:hAnsi="宋体" w:cs="宋体"/>
          <w:color w:val="auto"/>
          <w:szCs w:val="21"/>
          <w:highlight w:val="none"/>
        </w:rPr>
      </w:pPr>
      <w:r>
        <w:rPr>
          <w:rFonts w:hint="eastAsia" w:ascii="宋体" w:hAnsi="宋体"/>
          <w:color w:val="auto"/>
          <w:highlight w:val="none"/>
        </w:rPr>
        <w:t>注：以上人员均要求在投标单位正常参保。</w:t>
      </w:r>
      <w:bookmarkEnd w:id="7"/>
    </w:p>
    <w:p w14:paraId="13896066">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三、甲方权利义务</w:t>
      </w:r>
    </w:p>
    <w:p w14:paraId="1843F6FC">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1. </w:t>
      </w:r>
      <w:bookmarkStart w:id="10" w:name="auto_fouce_12"/>
      <w:r>
        <w:rPr>
          <w:rFonts w:hint="eastAsia" w:ascii="宋体" w:hAnsi="宋体" w:cs="宋体"/>
          <w:bCs/>
          <w:color w:val="auto"/>
          <w:szCs w:val="21"/>
          <w:highlight w:val="none"/>
        </w:rPr>
        <w:t>甲方指定专人指导乙方的系统运维工作的开展，并提供_</w:t>
      </w:r>
      <w:r>
        <w:rPr>
          <w:rFonts w:hint="eastAsia" w:ascii="宋体" w:hAnsi="宋体" w:cs="宋体"/>
          <w:bCs/>
          <w:color w:val="auto"/>
          <w:szCs w:val="21"/>
          <w:highlight w:val="none"/>
          <w:u w:val="single"/>
        </w:rPr>
        <w:t>必要的支持和方便</w:t>
      </w:r>
      <w:r>
        <w:rPr>
          <w:rFonts w:hint="eastAsia" w:ascii="宋体" w:hAnsi="宋体" w:cs="宋体"/>
          <w:bCs/>
          <w:color w:val="auto"/>
          <w:szCs w:val="21"/>
          <w:highlight w:val="none"/>
        </w:rPr>
        <w:t>_。</w:t>
      </w:r>
      <w:bookmarkEnd w:id="10"/>
    </w:p>
    <w:p w14:paraId="0266D16E">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2. 在合同期内，甲方有权随时对乙方的工作进行监控。如日常工作中或抽检时发现因乙方原因造成的未按合同要求及时提供服务的，甲方有权提出限期整改意见。</w:t>
      </w:r>
    </w:p>
    <w:p w14:paraId="3D7D1F0F">
      <w:pPr>
        <w:shd w:val="clear" w:color="auto" w:fill="auto"/>
        <w:spacing w:line="360" w:lineRule="auto"/>
        <w:ind w:firstLine="420" w:firstLineChars="200"/>
        <w:rPr>
          <w:rFonts w:hint="eastAsia" w:ascii="宋体" w:hAnsi="宋体" w:eastAsia="宋体" w:cs="宋体"/>
          <w:bCs/>
          <w:color w:val="auto"/>
          <w:szCs w:val="21"/>
          <w:highlight w:val="none"/>
          <w:lang w:eastAsia="zh-CN"/>
        </w:rPr>
      </w:pPr>
      <w:r>
        <w:rPr>
          <w:rFonts w:hint="eastAsia" w:ascii="宋体" w:hAnsi="宋体" w:cs="宋体"/>
          <w:bCs/>
          <w:color w:val="auto"/>
          <w:szCs w:val="21"/>
          <w:highlight w:val="none"/>
        </w:rPr>
        <w:t xml:space="preserve">3. </w:t>
      </w:r>
      <w:bookmarkStart w:id="11" w:name="auto_fouce_13"/>
      <w:r>
        <w:rPr>
          <w:rFonts w:hint="eastAsia" w:ascii="宋体" w:hAnsi="宋体" w:cs="宋体"/>
          <w:bCs/>
          <w:color w:val="auto"/>
          <w:szCs w:val="21"/>
          <w:highlight w:val="none"/>
        </w:rPr>
        <w:t>每_</w:t>
      </w:r>
      <w:r>
        <w:rPr>
          <w:rFonts w:hint="eastAsia" w:ascii="宋体" w:hAnsi="宋体" w:cs="宋体"/>
          <w:bCs/>
          <w:color w:val="auto"/>
          <w:szCs w:val="21"/>
          <w:highlight w:val="none"/>
          <w:u w:val="single"/>
          <w:lang w:val="en-US" w:eastAsia="zh-CN"/>
        </w:rPr>
        <w:t>1年</w:t>
      </w:r>
      <w:r>
        <w:rPr>
          <w:rFonts w:hint="eastAsia" w:ascii="宋体" w:hAnsi="宋体" w:cs="宋体"/>
          <w:bCs/>
          <w:color w:val="auto"/>
          <w:szCs w:val="21"/>
          <w:highlight w:val="none"/>
        </w:rPr>
        <w:t>_综合验收一次。如验收不合格，乙方须按照甲方验收结果限期整改，如乙方不进行整改或整改后甲方再次验收仍不合格的，甲方有权要求乙方按每追加验收一次按合同价款_</w:t>
      </w:r>
      <w:r>
        <w:rPr>
          <w:rFonts w:hint="eastAsia" w:ascii="宋体" w:hAnsi="宋体" w:cs="宋体"/>
          <w:bCs/>
          <w:color w:val="auto"/>
          <w:szCs w:val="21"/>
          <w:highlight w:val="none"/>
          <w:u w:val="single"/>
          <w:lang w:val="en-US" w:eastAsia="zh-CN"/>
        </w:rPr>
        <w:t>5</w:t>
      </w:r>
      <w:r>
        <w:rPr>
          <w:rFonts w:hint="eastAsia" w:ascii="宋体" w:hAnsi="宋体" w:cs="宋体"/>
          <w:bCs/>
          <w:color w:val="auto"/>
          <w:szCs w:val="21"/>
          <w:highlight w:val="none"/>
          <w:u w:val="single"/>
        </w:rPr>
        <w:t xml:space="preserve"> </w:t>
      </w:r>
      <w:r>
        <w:rPr>
          <w:rFonts w:hint="eastAsia" w:ascii="宋体" w:hAnsi="宋体" w:cs="宋体"/>
          <w:bCs/>
          <w:color w:val="auto"/>
          <w:szCs w:val="21"/>
          <w:highlight w:val="none"/>
        </w:rPr>
        <w:t>%的标准支付违约金，直至终止合同。</w:t>
      </w:r>
      <w:bookmarkEnd w:id="11"/>
    </w:p>
    <w:p w14:paraId="041D61D7">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4. </w:t>
      </w:r>
      <w:bookmarkStart w:id="12" w:name="tip_risk_bookmark_14"/>
      <w:r>
        <w:rPr>
          <w:rFonts w:hint="eastAsia" w:ascii="宋体" w:hAnsi="宋体" w:cs="宋体"/>
          <w:bCs/>
          <w:color w:val="auto"/>
          <w:szCs w:val="21"/>
          <w:highlight w:val="none"/>
        </w:rPr>
        <w:t>_</w:t>
      </w:r>
      <w:r>
        <w:rPr>
          <w:rFonts w:hint="eastAsia" w:ascii="宋体" w:hAnsi="宋体" w:cs="宋体"/>
          <w:bCs/>
          <w:color w:val="auto"/>
          <w:szCs w:val="21"/>
          <w:highlight w:val="none"/>
          <w:u w:val="single"/>
        </w:rPr>
        <w:t xml:space="preserve">                                   。</w:t>
      </w:r>
      <w:bookmarkEnd w:id="12"/>
      <w:r>
        <w:rPr>
          <w:rFonts w:hint="eastAsia" w:ascii="宋体" w:hAnsi="宋体" w:cs="宋体"/>
          <w:bCs/>
          <w:color w:val="auto"/>
          <w:szCs w:val="21"/>
          <w:highlight w:val="none"/>
          <w:u w:val="single"/>
        </w:rPr>
        <w:t xml:space="preserve">     </w:t>
      </w:r>
      <w:r>
        <w:rPr>
          <w:rFonts w:hint="eastAsia" w:ascii="宋体" w:hAnsi="宋体" w:cs="宋体"/>
          <w:bCs/>
          <w:color w:val="auto"/>
          <w:szCs w:val="21"/>
          <w:highlight w:val="none"/>
        </w:rPr>
        <w:t xml:space="preserve"> </w:t>
      </w:r>
    </w:p>
    <w:p w14:paraId="763F21FC">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四、乙方权利义务</w:t>
      </w:r>
    </w:p>
    <w:p w14:paraId="6F07B92E">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1. </w:t>
      </w:r>
      <w:bookmarkStart w:id="13" w:name="auto_fouce_15"/>
      <w:r>
        <w:rPr>
          <w:rFonts w:hint="eastAsia" w:ascii="宋体" w:hAnsi="宋体" w:cs="宋体"/>
          <w:bCs/>
          <w:color w:val="auto"/>
          <w:szCs w:val="21"/>
          <w:highlight w:val="none"/>
        </w:rPr>
        <w:t>乙方应指定专职人员做好系统运维服务。</w:t>
      </w:r>
      <w:bookmarkEnd w:id="13"/>
    </w:p>
    <w:p w14:paraId="165804A3">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2. </w:t>
      </w:r>
      <w:bookmarkStart w:id="14" w:name="tip_risk_bookmark_16"/>
      <w:r>
        <w:rPr>
          <w:rFonts w:hint="eastAsia" w:ascii="宋体" w:hAnsi="宋体" w:cs="宋体"/>
          <w:bCs/>
          <w:color w:val="auto"/>
          <w:szCs w:val="21"/>
          <w:highlight w:val="none"/>
        </w:rPr>
        <w:t>乙方应独立完成本合同项下的全部服务，未经甲方书面同意不得分包；甲方同意分包的服务部分，由乙方和分包方就分包部分对甲方承担连带责任。</w:t>
      </w:r>
      <w:bookmarkEnd w:id="14"/>
    </w:p>
    <w:p w14:paraId="49B69C7C">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3. 乙方必须积极配合甲方的日常监控和临时抽检，不得以任何理由拒绝检查或在检查中弄虚作假。 </w:t>
      </w:r>
    </w:p>
    <w:p w14:paraId="7D9E0E85">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4. </w:t>
      </w:r>
      <w:bookmarkStart w:id="15" w:name="auto_fouce_17"/>
      <w:r>
        <w:rPr>
          <w:rFonts w:hint="eastAsia" w:ascii="宋体" w:hAnsi="宋体" w:cs="宋体"/>
          <w:bCs/>
          <w:color w:val="auto"/>
          <w:szCs w:val="21"/>
          <w:highlight w:val="none"/>
        </w:rPr>
        <w:t>_</w:t>
      </w:r>
      <w:r>
        <w:rPr>
          <w:rFonts w:hint="eastAsia" w:ascii="宋体" w:hAnsi="宋体" w:cs="宋体"/>
          <w:bCs/>
          <w:color w:val="auto"/>
          <w:szCs w:val="21"/>
          <w:highlight w:val="none"/>
          <w:u w:val="single"/>
        </w:rPr>
        <w:t>乙方需按相关规定使用资金，并将经费使用预算报甲方。</w:t>
      </w:r>
      <w:bookmarkEnd w:id="15"/>
      <w:r>
        <w:rPr>
          <w:rFonts w:hint="eastAsia" w:ascii="宋体" w:hAnsi="宋体" w:cs="宋体"/>
          <w:bCs/>
          <w:color w:val="auto"/>
          <w:szCs w:val="21"/>
          <w:highlight w:val="none"/>
          <w:u w:val="single"/>
        </w:rPr>
        <w:t xml:space="preserve">  </w:t>
      </w:r>
      <w:r>
        <w:rPr>
          <w:rFonts w:hint="eastAsia" w:ascii="宋体" w:hAnsi="宋体" w:cs="宋体"/>
          <w:bCs/>
          <w:color w:val="auto"/>
          <w:szCs w:val="21"/>
          <w:highlight w:val="none"/>
        </w:rPr>
        <w:t xml:space="preserve"> </w:t>
      </w:r>
    </w:p>
    <w:p w14:paraId="339FFD7A">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五、合同价款及支付</w:t>
      </w:r>
    </w:p>
    <w:p w14:paraId="1BCC0039">
      <w:pPr>
        <w:shd w:val="clear" w:color="auto" w:fill="auto"/>
        <w:spacing w:line="360" w:lineRule="auto"/>
        <w:ind w:firstLine="420" w:firstLineChars="200"/>
        <w:rPr>
          <w:rFonts w:ascii="宋体" w:hAnsi="宋体" w:cs="宋体"/>
          <w:color w:val="auto"/>
          <w:kern w:val="0"/>
          <w:szCs w:val="21"/>
          <w:highlight w:val="none"/>
          <w:lang w:val="zh-CN"/>
        </w:rPr>
      </w:pPr>
      <w:r>
        <w:rPr>
          <w:rFonts w:hint="eastAsia" w:ascii="宋体" w:hAnsi="宋体" w:cs="宋体"/>
          <w:color w:val="auto"/>
          <w:kern w:val="0"/>
          <w:szCs w:val="21"/>
          <w:highlight w:val="none"/>
          <w:lang w:val="zh-CN"/>
        </w:rPr>
        <w:t>本项目合同总价为人民币</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u w:val="single"/>
          <w:lang w:val="en-US" w:eastAsia="zh-CN"/>
        </w:rPr>
        <w:t>贰拾肆万</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rPr>
        <w:t>元整（</w:t>
      </w:r>
      <w:r>
        <w:rPr>
          <w:rFonts w:hint="eastAsia" w:ascii="宋体" w:hAnsi="宋体" w:cs="宋体"/>
          <w:color w:val="auto"/>
          <w:kern w:val="0"/>
          <w:szCs w:val="21"/>
          <w:highlight w:val="none"/>
          <w:lang w:val="zh-CN"/>
        </w:rPr>
        <w:t>¥_</w:t>
      </w:r>
      <w:r>
        <w:rPr>
          <w:rFonts w:hint="eastAsia" w:ascii="宋体" w:hAnsi="宋体" w:cs="宋体"/>
          <w:color w:val="auto"/>
          <w:kern w:val="0"/>
          <w:szCs w:val="21"/>
          <w:highlight w:val="none"/>
          <w:u w:val="single"/>
          <w:lang w:val="en-US" w:eastAsia="zh-CN"/>
        </w:rPr>
        <w:t>240000</w:t>
      </w:r>
      <w:r>
        <w:rPr>
          <w:rFonts w:hint="eastAsia" w:ascii="宋体" w:hAnsi="宋体" w:cs="宋体"/>
          <w:color w:val="auto"/>
          <w:kern w:val="0"/>
          <w:szCs w:val="21"/>
          <w:highlight w:val="none"/>
          <w:lang w:val="zh-CN"/>
        </w:rPr>
        <w:t>_元），采取以下第</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u w:val="single"/>
          <w:lang w:val="en-US" w:eastAsia="zh-CN"/>
        </w:rPr>
        <w:t>1</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lang w:val="zh-CN"/>
        </w:rPr>
        <w:t>种方式：</w:t>
      </w:r>
    </w:p>
    <w:p w14:paraId="7C314872">
      <w:pPr>
        <w:shd w:val="clear" w:color="auto" w:fill="auto"/>
        <w:spacing w:line="360" w:lineRule="auto"/>
        <w:ind w:firstLine="420" w:firstLineChars="200"/>
        <w:rPr>
          <w:ins w:id="1" w:author="长安" w:date="2026-03-10T10:47:12Z"/>
          <w:rFonts w:hint="eastAsia" w:ascii="宋体" w:hAnsi="宋体" w:eastAsia="宋体" w:cs="宋体"/>
          <w:color w:val="auto"/>
          <w:kern w:val="0"/>
          <w:szCs w:val="21"/>
          <w:highlight w:val="none"/>
          <w:lang w:val="zh-CN" w:eastAsia="zh-CN"/>
        </w:rPr>
      </w:pPr>
      <w:r>
        <w:rPr>
          <w:rFonts w:hint="eastAsia" w:ascii="宋体" w:hAnsi="宋体" w:cs="宋体"/>
          <w:color w:val="auto"/>
          <w:kern w:val="0"/>
          <w:szCs w:val="21"/>
          <w:highlight w:val="none"/>
          <w:lang w:val="zh-CN"/>
        </w:rPr>
        <w:t xml:space="preserve">1. </w:t>
      </w:r>
      <w:bookmarkStart w:id="16" w:name="auto_fouce_19"/>
      <w:r>
        <w:rPr>
          <w:rFonts w:hint="eastAsia" w:ascii="宋体" w:hAnsi="宋体" w:cs="宋体"/>
          <w:color w:val="auto"/>
          <w:kern w:val="0"/>
          <w:szCs w:val="21"/>
          <w:highlight w:val="none"/>
          <w:lang w:val="zh-CN"/>
        </w:rPr>
        <w:t>合同签订后10日内向中标供应商支付合同总额的60%；项目验收合格后甲方向乙方支付合同总额的40%货款。</w:t>
      </w:r>
      <w:bookmarkEnd w:id="16"/>
      <w:r>
        <w:rPr>
          <w:rFonts w:hint="eastAsia" w:ascii="宋体" w:hAnsi="宋体" w:cs="宋体"/>
          <w:color w:val="FF0000"/>
          <w:kern w:val="0"/>
          <w:szCs w:val="21"/>
          <w:highlight w:val="none"/>
          <w:lang w:val="zh-CN" w:eastAsia="zh-CN"/>
        </w:rPr>
        <w:t xml:space="preserve"> </w:t>
      </w:r>
      <w:bookmarkStart w:id="17" w:name="auto_fouce_18"/>
      <w:r>
        <w:rPr>
          <w:rStyle w:val="5"/>
        </w:rPr>
        <w:commentReference w:id="0"/>
      </w:r>
    </w:p>
    <w:bookmarkEnd w:id="17"/>
    <w:p w14:paraId="70864816">
      <w:pPr>
        <w:shd w:val="clear" w:color="auto" w:fill="auto"/>
        <w:spacing w:line="360" w:lineRule="auto"/>
        <w:ind w:firstLine="420" w:firstLineChars="200"/>
        <w:rPr>
          <w:rFonts w:hint="eastAsia" w:ascii="宋体" w:hAnsi="宋体" w:eastAsia="宋体" w:cs="宋体"/>
          <w:color w:val="auto"/>
          <w:kern w:val="0"/>
          <w:szCs w:val="21"/>
          <w:highlight w:val="none"/>
          <w:lang w:val="zh-CN" w:eastAsia="zh-CN"/>
        </w:rPr>
      </w:pPr>
    </w:p>
    <w:p w14:paraId="09B53108">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2. 一次性付款</w:t>
      </w:r>
    </w:p>
    <w:p w14:paraId="0726BDE0">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u w:val="single"/>
        </w:rPr>
        <w:t xml:space="preserve">              </w:t>
      </w:r>
      <w:r>
        <w:rPr>
          <w:rFonts w:hint="eastAsia" w:ascii="宋体" w:hAnsi="宋体" w:cs="宋体"/>
          <w:color w:val="auto"/>
          <w:kern w:val="0"/>
          <w:szCs w:val="21"/>
          <w:highlight w:val="none"/>
        </w:rPr>
        <w:t>内，在乙方提供相应金额、要素齐全的合法发票后全额支付。</w:t>
      </w:r>
    </w:p>
    <w:p w14:paraId="744EF62A">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3. 其他付款方式</w:t>
      </w:r>
    </w:p>
    <w:p w14:paraId="1446A784">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 xml:space="preserve"> </w:t>
      </w:r>
      <w:r>
        <w:rPr>
          <w:rFonts w:hint="eastAsia" w:ascii="宋体" w:hAnsi="宋体" w:cs="宋体"/>
          <w:color w:val="auto"/>
          <w:kern w:val="0"/>
          <w:szCs w:val="21"/>
          <w:highlight w:val="none"/>
          <w:u w:val="single"/>
        </w:rPr>
        <w:t xml:space="preserve">                                                                    </w:t>
      </w:r>
      <w:r>
        <w:rPr>
          <w:rFonts w:hint="eastAsia" w:ascii="宋体" w:hAnsi="宋体" w:cs="宋体"/>
          <w:color w:val="auto"/>
          <w:kern w:val="0"/>
          <w:szCs w:val="21"/>
          <w:highlight w:val="none"/>
        </w:rPr>
        <w:t xml:space="preserve">   </w:t>
      </w:r>
    </w:p>
    <w:p w14:paraId="759528F9">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付款条件成就后，甲方将相应款项付至乙方下列指定账户，视为完成付款义务。</w:t>
      </w:r>
    </w:p>
    <w:p w14:paraId="7651D73C">
      <w:pPr>
        <w:shd w:val="clear" w:color="auto" w:fill="auto"/>
        <w:adjustRightInd w:val="0"/>
        <w:snapToGrid w:val="0"/>
        <w:spacing w:line="360" w:lineRule="auto"/>
        <w:ind w:firstLine="375" w:firstLineChars="179"/>
        <w:rPr>
          <w:rFonts w:ascii="宋体" w:hAnsi="宋体" w:cs="宋体"/>
          <w:color w:val="auto"/>
          <w:szCs w:val="21"/>
          <w:highlight w:val="none"/>
          <w:u w:val="single"/>
        </w:rPr>
      </w:pPr>
      <w:r>
        <w:rPr>
          <w:rFonts w:hint="eastAsia" w:ascii="宋体" w:hAnsi="宋体" w:cs="宋体"/>
          <w:color w:val="auto"/>
          <w:szCs w:val="21"/>
          <w:highlight w:val="none"/>
        </w:rPr>
        <w:t>户名：</w:t>
      </w:r>
      <w:r>
        <w:rPr>
          <w:rFonts w:hint="eastAsia" w:ascii="宋体" w:hAnsi="宋体" w:cs="宋体"/>
          <w:color w:val="auto"/>
          <w:szCs w:val="21"/>
          <w:highlight w:val="none"/>
          <w:u w:val="single"/>
        </w:rPr>
        <w:t xml:space="preserve"> 浙江永鼎律师事务所 </w:t>
      </w:r>
      <w:r>
        <w:rPr>
          <w:rFonts w:hint="eastAsia" w:ascii="宋体" w:hAnsi="宋体" w:cs="宋体"/>
          <w:color w:val="auto"/>
          <w:szCs w:val="21"/>
          <w:highlight w:val="none"/>
        </w:rPr>
        <w:t xml:space="preserve"> 开户行:</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中国工商银行朝晖支行</w:t>
      </w:r>
      <w:r>
        <w:rPr>
          <w:rFonts w:hint="eastAsia" w:ascii="宋体" w:hAnsi="宋体" w:cs="宋体"/>
          <w:color w:val="auto"/>
          <w:szCs w:val="21"/>
          <w:highlight w:val="none"/>
          <w:u w:val="single"/>
        </w:rPr>
        <w:t xml:space="preserve">  </w:t>
      </w:r>
    </w:p>
    <w:p w14:paraId="3CBAFF86">
      <w:pPr>
        <w:shd w:val="clear" w:color="auto" w:fill="auto"/>
        <w:adjustRightInd w:val="0"/>
        <w:snapToGrid w:val="0"/>
        <w:spacing w:line="360" w:lineRule="auto"/>
        <w:ind w:firstLine="375" w:firstLineChars="179"/>
        <w:rPr>
          <w:rFonts w:ascii="宋体" w:hAnsi="宋体" w:cs="宋体"/>
          <w:color w:val="auto"/>
          <w:szCs w:val="21"/>
          <w:highlight w:val="none"/>
          <w:u w:val="single"/>
        </w:rPr>
      </w:pPr>
      <w:r>
        <w:rPr>
          <w:rFonts w:hint="eastAsia" w:ascii="宋体" w:hAnsi="宋体" w:cs="宋体"/>
          <w:color w:val="auto"/>
          <w:szCs w:val="21"/>
          <w:highlight w:val="none"/>
        </w:rPr>
        <w:t>账号：</w:t>
      </w:r>
      <w:r>
        <w:rPr>
          <w:rFonts w:hint="eastAsia" w:ascii="宋体" w:hAnsi="宋体" w:cs="宋体"/>
          <w:color w:val="auto"/>
          <w:szCs w:val="21"/>
          <w:highlight w:val="none"/>
          <w:u w:val="single"/>
        </w:rPr>
        <w:t xml:space="preserve"> 1202022109900115275 </w:t>
      </w:r>
    </w:p>
    <w:p w14:paraId="6CE992B7">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 xml:space="preserve">六、违约责任 </w:t>
      </w:r>
    </w:p>
    <w:p w14:paraId="57AE6AEB">
      <w:pPr>
        <w:shd w:val="clear" w:color="auto" w:fill="auto"/>
        <w:spacing w:line="360" w:lineRule="auto"/>
        <w:rPr>
          <w:rFonts w:ascii="宋体" w:hAnsi="宋体" w:cs="宋体"/>
          <w:color w:val="auto"/>
          <w:szCs w:val="21"/>
          <w:highlight w:val="none"/>
        </w:rPr>
      </w:pPr>
      <w:r>
        <w:rPr>
          <w:rFonts w:hint="eastAsia" w:ascii="宋体" w:hAnsi="宋体" w:cs="宋体"/>
          <w:color w:val="auto"/>
          <w:szCs w:val="21"/>
          <w:highlight w:val="none"/>
        </w:rPr>
        <w:t xml:space="preserve">　　1. </w:t>
      </w:r>
      <w:bookmarkStart w:id="18" w:name="auto_fouce_20"/>
      <w:r>
        <w:rPr>
          <w:rFonts w:hint="eastAsia" w:ascii="宋体" w:hAnsi="宋体" w:cs="宋体"/>
          <w:color w:val="auto"/>
          <w:szCs w:val="21"/>
          <w:highlight w:val="none"/>
        </w:rPr>
        <w:t>如出现因乙方原因导致不能按时完成任务的情况，乙方应及时以书面的形式将不能按时完成任务的理由、延误时间通知甲方，并获得甲方同意。</w:t>
      </w:r>
      <w:bookmarkEnd w:id="18"/>
      <w:r>
        <w:rPr>
          <w:rFonts w:hint="eastAsia" w:ascii="宋体" w:hAnsi="宋体" w:cs="宋体"/>
          <w:color w:val="auto"/>
          <w:szCs w:val="21"/>
          <w:highlight w:val="none"/>
        </w:rPr>
        <w:t xml:space="preserve"> </w:t>
      </w:r>
    </w:p>
    <w:p w14:paraId="59489DB3">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2. 因甲方原因导致乙方任务变更或延误完成，乙方不承担任何相关责任。 </w:t>
      </w:r>
    </w:p>
    <w:p w14:paraId="51D6BE2F">
      <w:pPr>
        <w:shd w:val="clear" w:color="auto" w:fill="auto"/>
        <w:spacing w:line="360" w:lineRule="auto"/>
        <w:ind w:firstLine="420" w:firstLineChars="200"/>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 xml:space="preserve">3. </w:t>
      </w:r>
      <w:bookmarkStart w:id="19" w:name="auto_fouce_21"/>
      <w:commentRangeStart w:id="1"/>
      <w:r>
        <w:rPr>
          <w:rFonts w:hint="eastAsia" w:ascii="宋体" w:hAnsi="宋体" w:cs="宋体"/>
          <w:color w:val="auto"/>
          <w:szCs w:val="21"/>
          <w:highlight w:val="none"/>
        </w:rPr>
        <w:t>乙方未能按本合同约定要求提供周到、及时服务，应向甲方承担违约责任，应向甲方支付违约金，即合同总额</w:t>
      </w:r>
      <w:r>
        <w:rPr>
          <w:rFonts w:hint="eastAsia" w:ascii="宋体" w:hAnsi="宋体" w:cs="宋体"/>
          <w:color w:val="auto"/>
          <w:szCs w:val="21"/>
          <w:highlight w:val="none"/>
          <w:u w:val="single"/>
        </w:rPr>
        <w:t xml:space="preserve"> 5 </w:t>
      </w:r>
      <w:r>
        <w:rPr>
          <w:rFonts w:hint="eastAsia" w:ascii="宋体" w:hAnsi="宋体" w:cs="宋体"/>
          <w:color w:val="auto"/>
          <w:szCs w:val="21"/>
          <w:highlight w:val="none"/>
        </w:rPr>
        <w:t>%。</w:t>
      </w:r>
      <w:commentRangeEnd w:id="1"/>
      <w:r>
        <w:rPr>
          <w:rStyle w:val="5"/>
        </w:rPr>
        <w:commentReference w:id="1"/>
      </w:r>
      <w:bookmarkEnd w:id="19"/>
    </w:p>
    <w:p w14:paraId="364AE8F7">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4. </w:t>
      </w:r>
      <w:commentRangeStart w:id="2"/>
      <w:bookmarkStart w:id="20" w:name="auto_fouce_22"/>
      <w:r>
        <w:rPr>
          <w:rFonts w:hint="eastAsia" w:ascii="宋体" w:hAnsi="宋体" w:cs="宋体"/>
          <w:color w:val="auto"/>
          <w:szCs w:val="21"/>
          <w:highlight w:val="none"/>
        </w:rPr>
        <w:t>乙方在服务过程中由于乙方原因出现重大安全责任事故的，乙方应向甲方支付合同总额  ％的违约金；给甲方造成重大损失的，乙方还应赔偿甲方因此遭受的实际损失，同时甲方有权解除本合同。</w:t>
      </w:r>
      <w:commentRangeEnd w:id="2"/>
      <w:bookmarkEnd w:id="20"/>
      <w:r>
        <w:rPr>
          <w:rStyle w:val="5"/>
        </w:rPr>
        <w:commentReference w:id="2"/>
      </w:r>
    </w:p>
    <w:p w14:paraId="72D8280A">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 xml:space="preserve">七、知识产权 </w:t>
      </w:r>
    </w:p>
    <w:p w14:paraId="6984FF71">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1. 由乙方组织实施的本项目中的所有文件、资料、数据信息等，其所有权均属甲方所有。</w:t>
      </w:r>
    </w:p>
    <w:p w14:paraId="2E487CFA">
      <w:commentRangeStart w:id="5"/>
      <w:pPr>
        <w:shd w:val="clear" w:color="auto" w:fill="auto"/>
        <w:spacing w:line="360" w:lineRule="auto"/>
        <w:ind w:firstLine="420" w:firstLineChars="200"/>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 xml:space="preserve">2. 未经甲方书面授权，乙方不得将上述文件、资料、数据信息等应用到非本合同约定的项目交付、实施、运维直接相关的用途。</w:t>
      </w:r>
      <w:commentRangeStart w:id="3"/>
      <w:bookmarkStart w:id="21" w:name="auto_fouce_23"/>
      <w:r>
        <w:rPr>
          <w:rFonts w:hint="eastAsia" w:ascii="宋体" w:hAnsi="宋体" w:cs="宋体"/>
          <w:color w:val="auto"/>
          <w:szCs w:val="21"/>
          <w:highlight w:val="none"/>
        </w:rPr>
        <w:t/>
      </w:r>
      <w:commentRangeEnd w:id="3"/>
      <w:r>
        <w:rPr>
          <w:rStyle w:val="5"/>
        </w:rPr>
        <w:commentReference w:id="3"/>
      </w:r>
      <w:bookmarkEnd w:id="21"/>
      <w:commentRangeEnd w:id="5"/>
      <w:r>
        <w:commentReference w:id="5"/>
      </w:r>
    </w:p>
    <w:p w14:paraId="2DEF3E04">
      <w:commentRangeStart w:id="6"/>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3. 由于乙方原因造成甲方知识产权被侵害，由乙方负责赔偿与该知识产权侵害存在直接因果关系的直接损失。 </w:t>
      </w:r>
      <w:commentRangeEnd w:id="6"/>
      <w:r>
        <w:commentReference w:id="6"/>
      </w:r>
    </w:p>
    <w:p w14:paraId="4E2AE5F6">
      <w:pPr>
        <w:shd w:val="clear" w:color="auto" w:fill="auto"/>
        <w:spacing w:line="360" w:lineRule="auto"/>
        <w:ind w:firstLine="420" w:firstLineChars="200"/>
        <w:rPr>
          <w:ins w:id="2" w:author="长安" w:date="2026-03-10T10:48:06Z"/>
          <w:rFonts w:hint="eastAsia" w:ascii="宋体" w:hAnsi="宋体" w:eastAsia="宋体" w:cs="宋体"/>
          <w:color w:val="auto"/>
          <w:szCs w:val="21"/>
          <w:highlight w:val="none"/>
          <w:lang w:eastAsia="zh-CN"/>
        </w:rPr>
      </w:pPr>
      <w:r>
        <w:rPr>
          <w:rFonts w:hint="eastAsia" w:ascii="宋体" w:hAnsi="宋体" w:cs="宋体"/>
          <w:color w:val="auto"/>
          <w:szCs w:val="21"/>
          <w:highlight w:val="none"/>
        </w:rPr>
        <w:t>4. 当合同期满或合同终止时，乙方应负责按照甲方的要求对资料、数据信息进行移交。</w:t>
      </w:r>
      <w:bookmarkStart w:id="22" w:name="auto_fouce_24"/>
    </w:p>
    <w:bookmarkEnd w:id="22"/>
    <w:p w14:paraId="05D2B326">
      <w:pPr>
        <w:shd w:val="clear" w:color="auto" w:fill="auto"/>
        <w:spacing w:line="360" w:lineRule="auto"/>
        <w:ind w:firstLine="420" w:firstLineChars="200"/>
        <w:rPr>
          <w:rFonts w:hint="eastAsia" w:ascii="宋体" w:hAnsi="宋体" w:eastAsia="宋体" w:cs="宋体"/>
          <w:color w:val="auto"/>
          <w:szCs w:val="21"/>
          <w:highlight w:val="none"/>
          <w:lang w:eastAsia="zh-CN"/>
        </w:rPr>
      </w:pPr>
    </w:p>
    <w:p w14:paraId="5EC4E548">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5. </w:t>
      </w:r>
      <w:bookmarkStart w:id="23" w:name="tip_risk_bookmark_25"/>
      <w:r>
        <w:rPr>
          <w:rFonts w:hint="eastAsia" w:ascii="宋体" w:hAnsi="宋体" w:cs="宋体"/>
          <w:color w:val="auto"/>
          <w:szCs w:val="21"/>
          <w:highlight w:val="none"/>
        </w:rPr>
        <w:t>对乙方在履行本合同过程中所涉及的因乙方原因引起的对任何版权和其他知识产权的侵犯，应由乙方自行承担可能发生的一切法律责任费用，甲方不承担任何相关责任和费用。</w:t>
      </w:r>
      <w:bookmarkEnd w:id="23"/>
      <w:r>
        <w:rPr>
          <w:rFonts w:hint="eastAsia" w:ascii="宋体" w:hAnsi="宋体" w:cs="宋体"/>
          <w:color w:val="auto"/>
          <w:szCs w:val="21"/>
          <w:highlight w:val="none"/>
        </w:rPr>
        <w:t xml:space="preserve"> </w:t>
      </w:r>
    </w:p>
    <w:p w14:paraId="429CEFF8">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八、不可抗力</w:t>
      </w:r>
    </w:p>
    <w:p w14:paraId="19AEDDC1">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双方任一方由于不可抗力的影响而不能执行合同时，履行合同的期限应予延长。延长的期限应相当于事故所影响的时间。如果不可抗力影响时间延续_</w:t>
      </w:r>
      <w:r>
        <w:rPr>
          <w:rFonts w:hint="eastAsia" w:ascii="宋体" w:hAnsi="宋体" w:cs="宋体"/>
          <w:color w:val="auto"/>
          <w:szCs w:val="21"/>
          <w:highlight w:val="none"/>
          <w:u w:val="single"/>
          <w:lang w:val="en-US" w:eastAsia="zh-CN"/>
        </w:rPr>
        <w:t>30</w:t>
      </w:r>
      <w:r>
        <w:rPr>
          <w:rFonts w:hint="eastAsia" w:ascii="宋体" w:hAnsi="宋体" w:cs="宋体"/>
          <w:color w:val="auto"/>
          <w:szCs w:val="21"/>
          <w:highlight w:val="none"/>
        </w:rPr>
        <w:t>__天以上的，双方可通过友好协商达成在合理的时间内继续履行本合同或解除本合同的协议。不可抗力系指甲乙双方在缔结合同时所不能预见的，并且它的发生及其后果无法避免和无法克服的事故。</w:t>
      </w:r>
    </w:p>
    <w:p w14:paraId="647DF4BA">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九、保密条款</w:t>
      </w:r>
    </w:p>
    <w:p w14:paraId="4F226593">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1. 对甲方在履行本合同过程中向乙方提供的业务资料、技术资料等，以及乙方在履行本合同过程中知悉的甲方的所有秘密信息，乙方均应严格保密，未经甲方同意不得自行使用或披露给任何第三方。</w:t>
      </w:r>
    </w:p>
    <w:p w14:paraId="759FA8B8">
      <w:pPr>
        <w:shd w:val="clear" w:color="auto" w:fill="auto"/>
        <w:autoSpaceDE w:val="0"/>
        <w:autoSpaceDN w:val="0"/>
        <w:adjustRightInd w:val="0"/>
        <w:spacing w:line="360" w:lineRule="auto"/>
        <w:ind w:firstLine="480"/>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 xml:space="preserve">2. </w:t>
      </w:r>
      <w:bookmarkStart w:id="24" w:name="auto_fouce_26"/>
      <w:commentRangeStart w:id="4"/>
      <w:r>
        <w:rPr>
          <w:rFonts w:hint="eastAsia" w:ascii="宋体" w:hAnsi="宋体" w:cs="宋体"/>
          <w:color w:val="auto"/>
          <w:szCs w:val="21"/>
          <w:highlight w:val="none"/>
        </w:rPr>
        <w:t>乙方如违反上述保密义务，应向甲方支付违约金（合同价款的_</w:t>
      </w:r>
      <w:r>
        <w:rPr>
          <w:rFonts w:hint="eastAsia" w:ascii="宋体" w:hAnsi="宋体" w:cs="宋体"/>
          <w:color w:val="auto"/>
          <w:szCs w:val="21"/>
          <w:highlight w:val="none"/>
          <w:u w:val="single"/>
          <w:lang w:val="en-US" w:eastAsia="zh-CN"/>
        </w:rPr>
        <w:t>5</w:t>
      </w:r>
      <w:r>
        <w:rPr>
          <w:rFonts w:hint="eastAsia" w:ascii="宋体" w:hAnsi="宋体" w:cs="宋体"/>
          <w:color w:val="auto"/>
          <w:szCs w:val="21"/>
          <w:highlight w:val="none"/>
        </w:rPr>
        <w:t>_%）。如给甲方造成的损失超过违约金额，乙方应赔偿甲方实际损失。</w:t>
      </w:r>
      <w:commentRangeEnd w:id="4"/>
      <w:r>
        <w:rPr>
          <w:rStyle w:val="5"/>
        </w:rPr>
        <w:commentReference w:id="4"/>
      </w:r>
      <w:bookmarkEnd w:id="24"/>
    </w:p>
    <w:p w14:paraId="09187F67">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3. 乙方违反保密法及相关法律，应承担相应法律责任。</w:t>
      </w:r>
    </w:p>
    <w:p w14:paraId="0BDC3CE8">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 xml:space="preserve">4. 本条规定的效力不受本合同效力的影响。 </w:t>
      </w:r>
    </w:p>
    <w:p w14:paraId="1B194363">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十、争端的解决方法</w:t>
      </w:r>
    </w:p>
    <w:p w14:paraId="333ADBCC">
      <w:pPr>
        <w:shd w:val="clear" w:color="auto" w:fill="auto"/>
        <w:spacing w:line="360" w:lineRule="auto"/>
        <w:ind w:firstLine="420" w:firstLineChars="200"/>
        <w:rPr>
          <w:rFonts w:ascii="宋体" w:hAnsi="宋体" w:cs="宋体"/>
          <w:color w:val="auto"/>
          <w:szCs w:val="21"/>
          <w:highlight w:val="none"/>
          <w:lang w:val="zh-CN"/>
        </w:rPr>
      </w:pPr>
      <w:r>
        <w:rPr>
          <w:rFonts w:hint="eastAsia" w:ascii="宋体" w:hAnsi="宋体" w:cs="宋体"/>
          <w:color w:val="auto"/>
          <w:szCs w:val="21"/>
          <w:highlight w:val="none"/>
        </w:rPr>
        <w:t>双方在履行合同时如有争议，都应尽最大的努力友好协商解决，如友好协商不能解决时，</w:t>
      </w:r>
      <w:r>
        <w:rPr>
          <w:rFonts w:hint="eastAsia" w:ascii="宋体" w:hAnsi="宋体" w:cs="宋体"/>
          <w:color w:val="auto"/>
          <w:szCs w:val="21"/>
          <w:highlight w:val="none"/>
          <w:lang w:val="zh-CN"/>
        </w:rPr>
        <w:t>应按照以下第</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1</w:t>
      </w:r>
      <w:r>
        <w:rPr>
          <w:rFonts w:hint="eastAsia" w:ascii="宋体" w:hAnsi="宋体" w:cs="宋体"/>
          <w:color w:val="auto"/>
          <w:szCs w:val="21"/>
          <w:highlight w:val="none"/>
          <w:u w:val="single"/>
          <w:lang w:val="zh-CN"/>
        </w:rPr>
        <w:t xml:space="preserve"> </w:t>
      </w:r>
      <w:r>
        <w:rPr>
          <w:rFonts w:hint="eastAsia" w:ascii="宋体" w:hAnsi="宋体" w:cs="宋体"/>
          <w:color w:val="auto"/>
          <w:szCs w:val="21"/>
          <w:highlight w:val="none"/>
          <w:lang w:val="zh-CN"/>
        </w:rPr>
        <w:t>种方式处理：</w:t>
      </w:r>
    </w:p>
    <w:p w14:paraId="740EE8BD">
      <w:pPr>
        <w:shd w:val="clear" w:color="auto" w:fill="auto"/>
        <w:spacing w:line="360" w:lineRule="auto"/>
        <w:ind w:firstLine="420" w:firstLineChars="200"/>
        <w:rPr>
          <w:rFonts w:ascii="宋体" w:hAnsi="宋体" w:cs="宋体"/>
          <w:color w:val="auto"/>
          <w:szCs w:val="21"/>
          <w:highlight w:val="none"/>
          <w:lang w:val="zh-CN"/>
        </w:rPr>
      </w:pPr>
      <w:r>
        <w:rPr>
          <w:rFonts w:hint="eastAsia" w:ascii="宋体" w:hAnsi="宋体" w:cs="宋体"/>
          <w:color w:val="auto"/>
          <w:szCs w:val="21"/>
          <w:highlight w:val="none"/>
          <w:lang w:val="zh-CN"/>
        </w:rPr>
        <w:t xml:space="preserve">1. </w:t>
      </w:r>
      <w:bookmarkStart w:id="25" w:name="auto_fouce_27"/>
      <w:r>
        <w:rPr>
          <w:rFonts w:hint="eastAsia" w:ascii="宋体" w:hAnsi="宋体" w:cs="宋体"/>
          <w:color w:val="auto"/>
          <w:szCs w:val="21"/>
          <w:highlight w:val="none"/>
          <w:lang w:val="zh-CN"/>
        </w:rPr>
        <w:t>依法向甲方所在地人民法院起诉；</w:t>
      </w:r>
    </w:p>
    <w:p w14:paraId="7B038D5F">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2. 提交嘉兴市仲裁委员会申请仲裁。</w:t>
      </w:r>
      <w:bookmarkEnd w:id="25"/>
    </w:p>
    <w:p w14:paraId="5253794F">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在争议解决的过程中，除受争端影响的部分外，本合同其他部分应继续执行。 </w:t>
      </w:r>
    </w:p>
    <w:p w14:paraId="6761B904">
      <w:pPr>
        <w:shd w:val="clear" w:color="auto" w:fill="auto"/>
        <w:adjustRightInd w:val="0"/>
        <w:snapToGrid w:val="0"/>
        <w:spacing w:line="360" w:lineRule="auto"/>
        <w:ind w:firstLine="483" w:firstLineChars="230"/>
        <w:rPr>
          <w:rFonts w:ascii="宋体" w:hAnsi="宋体" w:cs="宋体"/>
          <w:b/>
          <w:bCs/>
          <w:color w:val="auto"/>
          <w:szCs w:val="21"/>
          <w:highlight w:val="none"/>
        </w:rPr>
      </w:pPr>
      <w:r>
        <w:rPr>
          <w:rFonts w:hint="eastAsia" w:ascii="宋体" w:hAnsi="宋体" w:cs="宋体"/>
          <w:b/>
          <w:bCs/>
          <w:color w:val="auto"/>
          <w:szCs w:val="21"/>
          <w:highlight w:val="none"/>
          <w:lang w:val="zh-CN"/>
        </w:rPr>
        <w:t>十一、合同生效及其他</w:t>
      </w:r>
      <w:r>
        <w:rPr>
          <w:rFonts w:hint="eastAsia" w:ascii="宋体" w:hAnsi="宋体" w:cs="宋体"/>
          <w:b/>
          <w:bCs/>
          <w:color w:val="auto"/>
          <w:szCs w:val="21"/>
          <w:highlight w:val="none"/>
        </w:rPr>
        <w:t xml:space="preserve"> </w:t>
      </w:r>
    </w:p>
    <w:p w14:paraId="2B03CF2E">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1. 本合同未经双方另行书面同意，不得修改。未尽事宜，双方另行签订补充协议。</w:t>
      </w:r>
    </w:p>
    <w:p w14:paraId="4C2FF3CC">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2. 本合同之附件均为合同有效组成部分。本合同及其附件内，空格部分填写的文字与打印文字具有同等效力。</w:t>
      </w:r>
    </w:p>
    <w:p w14:paraId="66A8BC03">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3. 未经甲方事先书面许可，乙方不得擅自转让本合同项下的全部或部分权利义务。</w:t>
      </w:r>
    </w:p>
    <w:p w14:paraId="7241B64C">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4. 本合同中所约定的损失包括但不限于诉讼费/仲裁费、律师费、调查费、差旅费等维权成本和费用。</w:t>
      </w:r>
    </w:p>
    <w:p w14:paraId="5DFB8170">
      <w:pPr>
        <w:shd w:val="clear" w:color="auto" w:fill="auto"/>
        <w:spacing w:line="360" w:lineRule="auto"/>
        <w:ind w:left="78" w:leftChars="37" w:firstLine="425"/>
        <w:rPr>
          <w:rFonts w:ascii="宋体" w:hAnsi="宋体" w:cs="宋体"/>
          <w:color w:val="auto"/>
          <w:szCs w:val="21"/>
          <w:highlight w:val="none"/>
          <w:u w:val="single"/>
        </w:rPr>
      </w:pPr>
      <w:r>
        <w:rPr>
          <w:rFonts w:hint="eastAsia" w:ascii="宋体" w:hAnsi="宋体" w:cs="宋体"/>
          <w:color w:val="auto"/>
          <w:szCs w:val="21"/>
          <w:highlight w:val="none"/>
        </w:rPr>
        <w:t xml:space="preserve">5. </w:t>
      </w:r>
      <w:bookmarkStart w:id="26" w:name="auto_fouce_28"/>
      <w:r>
        <w:rPr>
          <w:rFonts w:hint="eastAsia" w:ascii="宋体" w:hAnsi="宋体" w:cs="宋体"/>
          <w:color w:val="auto"/>
          <w:szCs w:val="21"/>
          <w:highlight w:val="none"/>
        </w:rPr>
        <w:t>本合同履行重要事项的通知，双方同意采用书面形式，按照本合同首部双方预留联系方式发出。通过传真、电子邮件等即时方式发出的，自通知发出之日起视为送达；通过邮政特快专递、挂号信等可跟踪查询邮寄情况的方式发出的，自交寄之日起</w:t>
      </w:r>
    </w:p>
    <w:p w14:paraId="14A17B09">
      <w:pPr>
        <w:shd w:val="clear" w:color="auto" w:fill="auto"/>
        <w:spacing w:line="360" w:lineRule="auto"/>
        <w:ind w:left="78" w:leftChars="37"/>
        <w:rPr>
          <w:rFonts w:ascii="宋体" w:hAnsi="宋体" w:cs="宋体"/>
          <w:color w:val="auto"/>
          <w:szCs w:val="21"/>
          <w:highlight w:val="none"/>
        </w:rPr>
      </w:pP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天视为送达。任何一方变更联系方式的，应提前</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天书面通知对方，否则对方按本合同约定地址发出通知视为有效送达。</w:t>
      </w:r>
      <w:bookmarkEnd w:id="26"/>
    </w:p>
    <w:p w14:paraId="11F9B77A">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6. 在合同履行过程中，实际情况发生根本性变化，直接导致乙方不能全部或部分执行项目时，乙方应当立即通知甲方。双方应在甲方收到通知后_</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日内进行协商，协商不成的，甲方有权解除本合同并要求乙方退还全部已付款项。</w:t>
      </w:r>
    </w:p>
    <w:p w14:paraId="3400876E">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除本合同另有约定外，当事人一方要求变更或解除合同时，应当提前_</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rPr>
        <w:t xml:space="preserve">  天前通知对方，因变更或解除合同使一方遭受损失的，除依法可以免除责任的外，应由责任方负责赔偿。变更或解除合同的通知或协议应当采取书面形式，协议未达成之前，原合同仍然有效。</w:t>
      </w:r>
    </w:p>
    <w:p w14:paraId="13586513">
      <w:pPr>
        <w:shd w:val="clear" w:color="auto" w:fill="auto"/>
        <w:spacing w:line="360" w:lineRule="auto"/>
        <w:ind w:left="78" w:leftChars="37" w:firstLine="425"/>
        <w:rPr>
          <w:rFonts w:ascii="宋体" w:hAnsi="宋体" w:cs="宋体"/>
          <w:color w:val="auto"/>
          <w:szCs w:val="21"/>
          <w:highlight w:val="none"/>
        </w:rPr>
      </w:pPr>
      <w:bookmarkStart w:id="27" w:name="auto_fouce_29"/>
      <w:r>
        <w:rPr>
          <w:rFonts w:hint="eastAsia" w:ascii="宋体" w:hAnsi="宋体" w:cs="宋体"/>
          <w:color w:val="auto"/>
          <w:szCs w:val="21"/>
          <w:highlight w:val="none"/>
        </w:rPr>
        <w:t>本合同终止后，除另行签订书面协议，双方应在</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天内完成本项目的交接工作，期满未完成交接的，责任方应按照本合同总价每日万分之</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1</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的标准支付对方赔偿金。</w:t>
      </w:r>
      <w:bookmarkEnd w:id="27"/>
    </w:p>
    <w:p w14:paraId="412A42C6">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7. 本合同一式</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贰</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份，双方各执</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壹</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份，具有同等法律效力，自合同双方盖章后生效。</w:t>
      </w:r>
    </w:p>
    <w:p w14:paraId="0D507A9A">
      <w:pPr>
        <w:widowControl/>
        <w:shd w:val="clear" w:color="auto" w:fill="auto"/>
        <w:spacing w:line="360" w:lineRule="auto"/>
        <w:ind w:firstLine="420" w:firstLineChars="200"/>
        <w:jc w:val="left"/>
        <w:rPr>
          <w:rFonts w:ascii="宋体" w:hAnsi="宋体" w:cs="宋体"/>
          <w:color w:val="auto"/>
          <w:kern w:val="0"/>
          <w:szCs w:val="21"/>
          <w:highlight w:val="none"/>
        </w:rPr>
      </w:pPr>
      <w:r>
        <w:rPr>
          <w:rFonts w:hint="eastAsia" w:ascii="宋体" w:hAnsi="宋体" w:cs="宋体"/>
          <w:color w:val="auto"/>
          <w:kern w:val="0"/>
          <w:szCs w:val="21"/>
          <w:highlight w:val="none"/>
        </w:rPr>
        <w:t>（以下无正文）</w:t>
      </w:r>
    </w:p>
    <w:p w14:paraId="637C2329">
      <w:pPr>
        <w:pStyle w:val="6"/>
        <w:shd w:val="clear" w:color="auto" w:fill="auto"/>
        <w:ind w:firstLine="420"/>
        <w:rPr>
          <w:rFonts w:ascii="宋体" w:hAnsi="宋体" w:cs="宋体"/>
          <w:color w:val="auto"/>
          <w:szCs w:val="24"/>
          <w:highlight w:val="none"/>
        </w:rPr>
      </w:pPr>
    </w:p>
    <w:p w14:paraId="2C5DC518">
      <w:pPr>
        <w:widowControl/>
        <w:shd w:val="clear" w:color="auto" w:fill="auto"/>
        <w:ind w:left="420" w:leftChars="200"/>
        <w:jc w:val="left"/>
        <w:rPr>
          <w:rFonts w:ascii="宋体" w:hAnsi="宋体" w:cs="宋体"/>
          <w:color w:val="auto"/>
          <w:kern w:val="0"/>
          <w:szCs w:val="21"/>
          <w:highlight w:val="none"/>
        </w:rPr>
      </w:pPr>
      <w:r>
        <w:rPr>
          <w:rFonts w:hint="eastAsia" w:ascii="宋体" w:hAnsi="宋体" w:cs="宋体"/>
          <w:color w:val="auto"/>
          <w:kern w:val="0"/>
          <w:szCs w:val="21"/>
          <w:highlight w:val="none"/>
        </w:rPr>
        <w:t>甲方（盖章）：                       乙方（盖章）：</w:t>
      </w:r>
    </w:p>
    <w:p w14:paraId="245F0475">
      <w:pPr>
        <w:widowControl/>
        <w:shd w:val="clear" w:color="auto" w:fill="auto"/>
        <w:ind w:left="420" w:leftChars="200"/>
        <w:jc w:val="left"/>
        <w:rPr>
          <w:rFonts w:ascii="宋体" w:hAnsi="宋体" w:cs="宋体"/>
          <w:color w:val="auto"/>
          <w:kern w:val="0"/>
          <w:szCs w:val="21"/>
          <w:highlight w:val="none"/>
        </w:rPr>
      </w:pPr>
      <w:r>
        <w:rPr>
          <w:rFonts w:hint="eastAsia" w:ascii="宋体" w:hAnsi="宋体" w:cs="宋体"/>
          <w:color w:val="auto"/>
          <w:kern w:val="0"/>
          <w:szCs w:val="21"/>
          <w:highlight w:val="none"/>
        </w:rPr>
        <w:t>授权代表：                           授权代表：</w:t>
      </w:r>
    </w:p>
    <w:p w14:paraId="6C3AD511">
      <w:pPr>
        <w:shd w:val="clear" w:color="auto" w:fill="auto"/>
        <w:ind w:left="420" w:leftChars="200" w:right="-340" w:rightChars="-162"/>
        <w:rPr>
          <w:rFonts w:ascii="宋体" w:hAnsi="宋体" w:cs="宋体"/>
          <w:color w:val="auto"/>
          <w:kern w:val="0"/>
          <w:szCs w:val="21"/>
          <w:highlight w:val="none"/>
        </w:rPr>
      </w:pPr>
      <w:r>
        <w:rPr>
          <w:rFonts w:hint="eastAsia" w:ascii="宋体" w:hAnsi="宋体" w:cs="宋体"/>
          <w:color w:val="auto"/>
          <w:kern w:val="0"/>
          <w:szCs w:val="21"/>
          <w:highlight w:val="none"/>
        </w:rPr>
        <w:t>年  月   日                          年  月   日</w:t>
      </w:r>
    </w:p>
    <w:p w14:paraId="280CE1D7">
      <w:pPr>
        <w:shd w:val="clear" w:color="auto" w:fill="auto"/>
        <w:ind w:left="420" w:leftChars="200"/>
        <w:jc w:val="left"/>
        <w:rPr>
          <w:rFonts w:ascii="宋体" w:hAnsi="宋体" w:cs="宋体"/>
          <w:color w:val="auto"/>
          <w:szCs w:val="21"/>
          <w:highlight w:val="none"/>
        </w:rPr>
      </w:pPr>
      <w:r>
        <w:rPr>
          <w:rFonts w:hint="eastAsia" w:ascii="宋体" w:hAnsi="宋体" w:cs="宋体"/>
          <w:color w:val="auto"/>
          <w:kern w:val="0"/>
          <w:szCs w:val="21"/>
          <w:highlight w:val="none"/>
        </w:rPr>
        <w:t>签订日期：    年   月   日</w:t>
      </w:r>
    </w:p>
    <w:p w14:paraId="4D75B110"/>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长安" w:date="2026-03-10T11:47:15Z" w:initials="">
    <w:p w14:paraId="4A8BC8A4">
      <w:r>
        <w:rPr>
          <w:rFonts w:ascii="宋体" w:hAnsi="宋体" w:eastAsia="宋体" w:cs="宋体"/>
          <w:kern w:val="0"/>
          <w:sz w:val="24"/>
        </w:rPr>
        <w:t>【风险点】项目验收标准及程序不明确</w:t>
      </w:r>
      <w:r>
        <w:rPr>
          <w:rFonts w:ascii="宋体" w:hAnsi="宋体" w:eastAsia="宋体" w:cs="宋体"/>
          <w:kern w:val="0"/>
          <w:sz w:val="24"/>
        </w:rPr>
        <w:br w:type="textWrapping"/>
      </w:r>
      <w:r>
        <w:rPr>
          <w:rFonts w:ascii="宋体" w:hAnsi="宋体" w:eastAsia="宋体" w:cs="宋体"/>
          <w:kern w:val="0"/>
          <w:sz w:val="24"/>
        </w:rPr>
        <w:t>【说明】原条款中“项目验收合格”标准模糊，缺乏明确的验收程序和时限，易在付款环节产生争议。补充具体验收流程，明确双方权利义务，保障甲方对成果质量的最终审核权。</w:t>
      </w:r>
      <w:r>
        <w:rPr>
          <w:rFonts w:ascii="宋体" w:hAnsi="宋体" w:eastAsia="宋体" w:cs="宋体"/>
          <w:kern w:val="0"/>
          <w:sz w:val="24"/>
        </w:rPr>
        <w:br w:type="textWrapping"/>
      </w:r>
      <w:r>
        <w:rPr>
          <w:rFonts w:ascii="宋体" w:hAnsi="宋体" w:eastAsia="宋体" w:cs="宋体"/>
          <w:kern w:val="0"/>
          <w:sz w:val="24"/>
        </w:rPr>
        <w:t>【修改建议】</w:t>
      </w:r>
      <w:r>
        <w:rPr>
          <w:rFonts w:ascii="宋体" w:hAnsi="宋体" w:eastAsia="宋体" w:cs="宋体"/>
          <w:color w:val="FF0000"/>
          <w:kern w:val="0"/>
          <w:sz w:val="24"/>
        </w:rPr>
        <w:t>本协议约定的‘项目验收合格’指，乙方完成本合同第一条约定的全部服务内容，并提交符合甲方要求的完整成果文件及报告，经甲方书面确认通过。甲方应在收到乙方提交的验收申请及相关材料后15个工作日内组织验收或提出书面修改意见。</w:t>
      </w:r>
    </w:p>
  </w:comment>
  <w:comment w:id="1" w:author="长安" w:date="2026-03-10T11:55:15Z" w:initials="">
    <w:p w14:paraId="21E2EF4E">
      <w:r>
        <w:rPr>
          <w:rFonts w:ascii="宋体" w:hAnsi="宋体" w:eastAsia="宋体" w:cs="宋体"/>
          <w:kern w:val="0"/>
          <w:sz w:val="24"/>
        </w:rPr>
        <w:t>【风险点】服务违约金触发条件不合理</w:t>
      </w:r>
      <w:r>
        <w:rPr>
          <w:rFonts w:ascii="宋体" w:hAnsi="宋体" w:eastAsia="宋体" w:cs="宋体"/>
          <w:kern w:val="0"/>
          <w:sz w:val="24"/>
        </w:rPr>
        <w:br w:type="textWrapping"/>
      </w:r>
      <w:r>
        <w:rPr>
          <w:rFonts w:ascii="宋体" w:hAnsi="宋体" w:eastAsia="宋体" w:cs="宋体"/>
          <w:kern w:val="0"/>
          <w:sz w:val="24"/>
        </w:rPr>
        <w:t>【说明】原条款未设置纠正宽限期，轻微或瞬时性瑕疵即触发高额违约金。修改后为乙方设置合理纠正期，并补充损失赔偿兜底约定，防止违约金过度。</w:t>
      </w:r>
      <w:r>
        <w:rPr>
          <w:rFonts w:ascii="宋体" w:hAnsi="宋体" w:eastAsia="宋体" w:cs="宋体"/>
          <w:kern w:val="0"/>
          <w:sz w:val="24"/>
        </w:rPr>
        <w:br w:type="textWrapping"/>
      </w:r>
      <w:r>
        <w:rPr>
          <w:rFonts w:ascii="宋体" w:hAnsi="宋体" w:eastAsia="宋体" w:cs="宋体"/>
          <w:kern w:val="0"/>
          <w:sz w:val="24"/>
        </w:rPr>
        <w:t>【修改建议】乙方未能按本合同约定要求提供周到、及时服务，</w:t>
      </w:r>
      <w:r>
        <w:rPr>
          <w:rFonts w:hint="eastAsia" w:ascii="宋体" w:hAnsi="宋体" w:cs="宋体"/>
          <w:color w:val="auto"/>
          <w:szCs w:val="21"/>
          <w:highlight w:val="none"/>
        </w:rPr>
        <w:t>应向甲方承担违约责任，应向甲方支付违约金，即合同总额</w:t>
      </w:r>
      <w:r>
        <w:rPr>
          <w:rFonts w:hint="eastAsia" w:ascii="宋体" w:hAnsi="宋体" w:cs="宋体"/>
          <w:color w:val="auto"/>
          <w:szCs w:val="21"/>
          <w:highlight w:val="none"/>
          <w:u w:val="single"/>
        </w:rPr>
        <w:t xml:space="preserve"> 5 </w:t>
      </w:r>
      <w:r>
        <w:rPr>
          <w:rFonts w:hint="eastAsia" w:ascii="宋体" w:hAnsi="宋体" w:cs="宋体"/>
          <w:color w:val="auto"/>
          <w:szCs w:val="21"/>
          <w:highlight w:val="none"/>
        </w:rPr>
        <w:t>%</w:t>
      </w:r>
      <w:r>
        <w:rPr>
          <w:rFonts w:ascii="宋体" w:hAnsi="宋体" w:eastAsia="宋体" w:cs="宋体"/>
          <w:kern w:val="0"/>
          <w:sz w:val="24"/>
        </w:rPr>
        <w:t>。</w:t>
      </w:r>
      <w:r>
        <w:rPr>
          <w:rFonts w:ascii="宋体" w:hAnsi="宋体" w:eastAsia="宋体" w:cs="宋体"/>
          <w:color w:val="FF0000"/>
          <w:kern w:val="0"/>
          <w:sz w:val="24"/>
        </w:rPr>
        <w:t>该等违约行为给甲方造成损失的，乙方应予以赔偿。</w:t>
      </w:r>
    </w:p>
  </w:comment>
  <w:comment w:id="2" w:author="长安" w:date="2026-03-10T11:58:15Z" w:initials="">
    <w:p w14:paraId="19A4E5F8">
      <w:r>
        <w:rPr>
          <w:rFonts w:ascii="宋体" w:hAnsi="宋体" w:eastAsia="宋体" w:cs="宋体"/>
          <w:kern w:val="0"/>
          <w:sz w:val="24"/>
        </w:rPr>
        <w:t>【风险点】重大安全事故违约金比例及赔偿范围不明确</w:t>
      </w:r>
      <w:r>
        <w:rPr>
          <w:rFonts w:ascii="宋体" w:hAnsi="宋体" w:eastAsia="宋体" w:cs="宋体"/>
          <w:kern w:val="0"/>
          <w:sz w:val="24"/>
        </w:rPr>
        <w:br w:type="textWrapping"/>
      </w:r>
      <w:r>
        <w:rPr>
          <w:rFonts w:ascii="宋体" w:hAnsi="宋体" w:eastAsia="宋体" w:cs="宋体"/>
          <w:kern w:val="0"/>
          <w:sz w:val="24"/>
        </w:rPr>
        <w:t>【说明】原条款违约金比例空白，无法执行，需明确具体比例以保障违约责任的可操作性；同时补充实际损失范围，确保甲方维权支出可获补偿，保障实际损失全额索赔。</w:t>
      </w:r>
      <w:r>
        <w:rPr>
          <w:rFonts w:ascii="宋体" w:hAnsi="宋体" w:eastAsia="宋体" w:cs="宋体"/>
          <w:kern w:val="0"/>
          <w:sz w:val="24"/>
        </w:rPr>
        <w:br w:type="textWrapping"/>
      </w:r>
      <w:r>
        <w:rPr>
          <w:rFonts w:ascii="宋体" w:hAnsi="宋体" w:eastAsia="宋体" w:cs="宋体"/>
          <w:kern w:val="0"/>
          <w:sz w:val="24"/>
        </w:rPr>
        <w:t>【修改建议】乙方在服务过程中由于乙方原因出现重大安全责任事故的，乙方应向甲方支付合同总额</w:t>
      </w:r>
      <w:r>
        <w:rPr>
          <w:rFonts w:ascii="宋体" w:hAnsi="宋体" w:eastAsia="宋体" w:cs="宋体"/>
          <w:strike/>
          <w:color w:val="999999"/>
          <w:kern w:val="0"/>
          <w:sz w:val="24"/>
        </w:rPr>
        <w:t xml:space="preserve"> ％</w:t>
      </w:r>
      <w:r>
        <w:rPr>
          <w:rFonts w:ascii="宋体" w:hAnsi="宋体" w:eastAsia="宋体" w:cs="宋体"/>
          <w:color w:val="FF0000"/>
          <w:kern w:val="0"/>
          <w:sz w:val="24"/>
        </w:rPr>
        <w:t>【10】%</w:t>
      </w:r>
      <w:r>
        <w:rPr>
          <w:rFonts w:ascii="宋体" w:hAnsi="宋体" w:eastAsia="宋体" w:cs="宋体"/>
          <w:kern w:val="0"/>
          <w:sz w:val="24"/>
        </w:rPr>
        <w:t>的违约金；给甲方造成重大损失的，乙方还应赔偿甲方因此遭受的实际损失，</w:t>
      </w:r>
      <w:r>
        <w:rPr>
          <w:rFonts w:ascii="宋体" w:hAnsi="宋体" w:eastAsia="宋体" w:cs="宋体"/>
          <w:color w:val="FF0000"/>
          <w:kern w:val="0"/>
          <w:sz w:val="24"/>
        </w:rPr>
        <w:t>该等实际损失包括但不限于甲方为维权所支付的诉讼费、仲裁费、律师费、保全费、鉴定费、评估费、差旅费等全部费用，</w:t>
      </w:r>
      <w:r>
        <w:rPr>
          <w:rFonts w:ascii="宋体" w:hAnsi="宋体" w:eastAsia="宋体" w:cs="宋体"/>
          <w:kern w:val="0"/>
          <w:sz w:val="24"/>
        </w:rPr>
        <w:t>同时甲方有权解除本合同。</w:t>
      </w:r>
    </w:p>
  </w:comment>
  <w:comment w:id="3" w:author="长安" w:date="2026-03-10T12:02:15Z" w:initials="">
    <w:p w14:paraId="4A1A491E">
      <w:r>
        <w:rPr>
          <w:rFonts w:ascii="宋体" w:hAnsi="宋体" w:eastAsia="宋体" w:cs="宋体"/>
          <w:kern w:val="0"/>
          <w:sz w:val="24"/>
        </w:rPr>
        <w:t>【风险点】知识产权成果擅用无违约责任</w:t>
      </w:r>
      <w:r>
        <w:rPr>
          <w:rFonts w:ascii="宋体" w:hAnsi="宋体" w:eastAsia="宋体" w:cs="宋体"/>
          <w:kern w:val="0"/>
          <w:sz w:val="24"/>
        </w:rPr>
        <w:br w:type="textWrapping"/>
      </w:r>
      <w:r>
        <w:rPr>
          <w:rFonts w:ascii="宋体" w:hAnsi="宋体" w:eastAsia="宋体" w:cs="宋体"/>
          <w:kern w:val="0"/>
          <w:sz w:val="24"/>
        </w:rPr>
        <w:t>【说明】原条款仅有禁止性规定，无违约责任。补充后将擅自使用甲方知识产权成果的行为纳入保密违约责任范畴，便于追责。</w:t>
      </w:r>
      <w:r>
        <w:rPr>
          <w:rFonts w:ascii="宋体" w:hAnsi="宋体" w:eastAsia="宋体" w:cs="宋体"/>
          <w:kern w:val="0"/>
          <w:sz w:val="24"/>
        </w:rPr>
        <w:br w:type="textWrapping"/>
      </w:r>
      <w:r>
        <w:rPr>
          <w:rFonts w:ascii="宋体" w:hAnsi="宋体" w:eastAsia="宋体" w:cs="宋体"/>
          <w:kern w:val="0"/>
          <w:sz w:val="24"/>
        </w:rPr>
        <w:t>【修改建议】未经甲方书面授权，乙方不得将上述文件、资料、数据信息等应用到项目以外的用途。</w:t>
      </w:r>
      <w:r>
        <w:rPr>
          <w:rFonts w:ascii="宋体" w:hAnsi="宋体" w:eastAsia="宋体" w:cs="宋体"/>
          <w:color w:val="FF0000"/>
          <w:kern w:val="0"/>
          <w:sz w:val="24"/>
        </w:rPr>
        <w:t>若违反本款约定，其违约责任适用本合同第九条（保密条款）的约定。</w:t>
      </w:r>
    </w:p>
  </w:comment>
  <w:comment w:id="4" w:author="长安" w:date="2026-03-10T12:13:15Z" w:initials="">
    <w:p w14:paraId="2C7E561C">
      <w:r>
        <w:rPr>
          <w:rFonts w:ascii="宋体" w:hAnsi="宋体" w:eastAsia="宋体" w:cs="宋体"/>
          <w:kern w:val="0"/>
          <w:sz w:val="24"/>
        </w:rPr>
        <w:t>【风险点】完善保密违约责任及赔偿范围</w:t>
      </w:r>
      <w:r>
        <w:rPr>
          <w:rFonts w:ascii="宋体" w:hAnsi="宋体" w:eastAsia="宋体" w:cs="宋体"/>
          <w:kern w:val="0"/>
          <w:sz w:val="24"/>
        </w:rPr>
        <w:br w:type="textWrapping"/>
      </w:r>
      <w:r>
        <w:rPr>
          <w:rFonts w:ascii="宋体" w:hAnsi="宋体" w:eastAsia="宋体" w:cs="宋体"/>
          <w:kern w:val="0"/>
          <w:sz w:val="24"/>
        </w:rPr>
        <w:t>【说明】原条款未明确违约金为最低补偿且未涵盖甲方维权支出，补充后可确保甲方在发生重大损失时获得充分赔偿，并明确维权成本属于可赔偿范围。</w:t>
      </w:r>
      <w:r>
        <w:rPr>
          <w:rFonts w:ascii="宋体" w:hAnsi="宋体" w:eastAsia="宋体" w:cs="宋体"/>
          <w:kern w:val="0"/>
          <w:sz w:val="24"/>
        </w:rPr>
        <w:br w:type="textWrapping"/>
      </w:r>
      <w:r>
        <w:rPr>
          <w:rFonts w:ascii="宋体" w:hAnsi="宋体" w:eastAsia="宋体" w:cs="宋体"/>
          <w:kern w:val="0"/>
          <w:sz w:val="24"/>
        </w:rPr>
        <w:t>【修改建议】乙方如违反上述保密义务，应向甲方支付违约金（合同价款的_5_%）。如给甲方造成的损失超过违约金额，乙方应赔偿甲方实际损失</w:t>
      </w:r>
      <w:r>
        <w:rPr>
          <w:rFonts w:ascii="宋体" w:hAnsi="宋体" w:eastAsia="宋体" w:cs="宋体"/>
          <w:color w:val="FF0000"/>
          <w:kern w:val="0"/>
          <w:sz w:val="24"/>
        </w:rPr>
        <w:t>，且甲方的实际损失包括其为实现债权而支出的所有合理费用（如诉讼费、律师费、公证费、差旅费等）</w:t>
      </w:r>
      <w:r>
        <w:rPr>
          <w:rFonts w:ascii="宋体" w:hAnsi="宋体" w:eastAsia="宋体" w:cs="宋体"/>
          <w:kern w:val="0"/>
          <w:sz w:val="24"/>
        </w:rPr>
        <w:t>。</w:t>
      </w:r>
      <w:r>
        <w:rPr>
          <w:rFonts w:ascii="宋体" w:hAnsi="宋体" w:eastAsia="宋体" w:cs="宋体"/>
          <w:color w:val="FF0000"/>
          <w:kern w:val="0"/>
          <w:sz w:val="24"/>
        </w:rPr>
        <w:t>前述赔偿甲方的实际损失不受合同价款5%的违约金上限限制。</w:t>
      </w:r>
    </w:p>
  </w:comment>
  <w:comment w:id="5" w:author="合同审查系统" w:date="2026-03-16T01:14:23Z">
    <w:p>
      <w:r>
        <w:t>将“项目以外”修改为“非本合同约定的项目交付、实施、运维直接相关”。</w:t>
      </w:r>
    </w:p>
  </w:comment>
  <w:comment w:id="6" w:author="合同审查系统" w:date="2026-03-16T01:14:23Z">
    <w:p>
      <w:r>
        <w:t>AI 自动修改（依据建议）：将“一切损失”修改为“直接损失”，并明确损失需与知识产权侵害存在直接因果关系，以限定乙方赔偿责任的合理范围。修改前：由乙方负责赔偿与之相关的一切损失。修改后：由乙方负责赔偿与该知识产权侵害存在直接因果关系的直接损失。原因：将原条款中的“一切损失”限定为“与该知识产权侵害存在直接因果关系的直接损失”，既明确损失需具备直接因果关系，又缩小赔偿范围至直接损失，避免乙方赔偿责任过度扩大，合理限定了赔偿责任的范围。</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A8BC8A4" w15:done="0"/>
  <w15:commentEx w15:paraId="21E2EF4E" w15:done="0"/>
  <w15:commentEx w15:paraId="19A4E5F8" w15:done="0"/>
  <w15:commentEx w15:paraId="4A1A491E" w15:done="0"/>
  <w15:commentEx w15:paraId="2C7E561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方正大标宋简体">
    <w:altName w:val="汉仪书宋二KW"/>
    <w:panose1 w:val="02000000000000000000"/>
    <w:charset w:val="86"/>
    <w:family w:val="auto"/>
    <w:pitch w:val="default"/>
    <w:sig w:usb0="00000000" w:usb1="00000000" w:usb2="00000012" w:usb3="00000000" w:csb0="00040001" w:csb1="00000000"/>
  </w:font>
  <w:font w:name="微软雅黑">
    <w:altName w:val="汉仪旗黑"/>
    <w:panose1 w:val="020B0503020204020204"/>
    <w:charset w:val="86"/>
    <w:family w:val="auto"/>
    <w:pitch w:val="default"/>
    <w:sig w:usb0="00000000" w:usb1="00000000" w:usb2="00000016" w:usb3="00000000" w:csb0="0004001F" w:csb1="00000000"/>
  </w:font>
  <w:font w:name="仿宋_GB2312">
    <w:altName w:val="方正仿宋_GBK"/>
    <w:panose1 w:val="02010609030101010101"/>
    <w:charset w:val="86"/>
    <w:family w:val="modern"/>
    <w:pitch w:val="default"/>
    <w:sig w:usb0="00000000" w:usb1="00000000" w:usb2="00000000" w:usb3="00000000" w:csb0="00040000" w:csb1="00000000"/>
  </w:font>
  <w:font w:name="仿宋">
    <w:altName w:val="方正仿宋_GBK"/>
    <w:panose1 w:val="0201060906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旗黑">
    <w:panose1 w:val="00020600040101010101"/>
    <w:charset w:val="86"/>
    <w:family w:val="auto"/>
    <w:pitch w:val="default"/>
    <w:sig w:usb0="A00002BF" w:usb1="1ACF7CFA" w:usb2="00000016" w:usb3="00000000" w:csb0="0004009F" w:csb1="DFD7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长安">
    <w15:presenceInfo w15:providerId="None" w15:userId="长安"/>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trackRevision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F81AEB"/>
    <w:rsid w:val="27735970"/>
    <w:rsid w:val="2B414277"/>
    <w:rsid w:val="2BFB2787"/>
    <w:rsid w:val="2DFDDA0E"/>
    <w:rsid w:val="3FE5D0BF"/>
    <w:rsid w:val="3FFF2E1E"/>
    <w:rsid w:val="47EFAB8F"/>
    <w:rsid w:val="4BFBE079"/>
    <w:rsid w:val="59F2397C"/>
    <w:rsid w:val="5FEF3F21"/>
    <w:rsid w:val="677F15E7"/>
    <w:rsid w:val="6BFA73C6"/>
    <w:rsid w:val="73F81AEB"/>
    <w:rsid w:val="7766825C"/>
    <w:rsid w:val="796F2562"/>
    <w:rsid w:val="7C6E0A04"/>
    <w:rsid w:val="7FFD2CC2"/>
    <w:rsid w:val="8F7F6489"/>
    <w:rsid w:val="DEFA2D3B"/>
    <w:rsid w:val="DF2D4AA6"/>
    <w:rsid w:val="DFFF58E8"/>
    <w:rsid w:val="EBF5B2B0"/>
    <w:rsid w:val="F3EF8E14"/>
    <w:rsid w:val="F7CF7EC2"/>
    <w:rsid w:val="F8FF605E"/>
    <w:rsid w:val="FCFED274"/>
    <w:rsid w:val="FCFED718"/>
    <w:rsid w:val="FD4EF9A0"/>
    <w:rsid w:val="FEBFC57A"/>
    <w:rsid w:val="FF7FE749"/>
    <w:rsid w:val="FFAFD32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annotation reference"/>
    <w:basedOn w:val="4"/>
    <w:uiPriority w:val="0"/>
    <w:rPr>
      <w:sz w:val="16"/>
      <w:szCs w:val="16"/>
    </w:rPr>
  </w:style>
  <w:style w:type="paragraph" w:customStyle="1" w:styleId="6">
    <w:name w:val="首行缩进"/>
    <w:basedOn w:val="1"/>
    <w:qFormat/>
    <w:uiPriority w:val="0"/>
    <w:pPr>
      <w:ind w:firstLine="480" w:firstLineChars="200"/>
    </w:pPr>
    <w:rPr>
      <w:szCs w:val="20"/>
      <w:lang w:val="zh-CN"/>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194</Words>
  <Characters>194</Characters>
  <Lines>0</Lines>
  <Paragraphs>0</Paragraphs>
  <TotalTime>213</TotalTime>
  <ScaleCrop>false</ScaleCrop>
  <LinksUpToDate>false</LinksUpToDate>
  <CharactersWithSpaces>207</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2026-02-24T18:13:00Z</dcterms:created>
  <dc:creator>余文祥</dc:creator>
  <cp:lastModifiedBy>Chenxi</cp:lastModifiedBy>
  <dcterms:modified xsi:type="dcterms:W3CDTF">2026-03-11T13:45:35Z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CD8FE1229FB1C2C77F01B169E6311E79_43</vt:lpwstr>
  </property>
  <property fmtid="{D5CDD505-2E9C-101B-9397-08002B2CF9AE}" pid="3" name="KSOProductBuildVer">
    <vt:lpwstr>2052-12.1.24031.24031</vt:lpwstr>
  </property>
  <property fmtid="{D5CDD505-2E9C-101B-9397-08002B2CF9AE}" pid="4" name="KSOTemplateDocerSaveRecord">
    <vt:lpwstr>eyJoZGlkIjoiN2YzNjBkOTgyNWQ1YTMxYzM3MzMwNWFiODNmOWIzYWMiLCJ1c2VySWQiOiI0NzA2NDgxNjMifQ==</vt:lpwstr>
  </property>
</Properties>
</file>