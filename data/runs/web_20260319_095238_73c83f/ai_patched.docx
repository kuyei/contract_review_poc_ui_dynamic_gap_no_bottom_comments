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color="auto" w:fill="auto"/>
        <w:spacing w:line="360" w:lineRule="auto"/>
        <w:jc w:val="center"/>
        <w:rPr>
          <w:rFonts w:ascii="宋体" w:hAnsi="宋体"/>
          <w:color w:val="auto"/>
          <w:sz w:val="28"/>
          <w:szCs w:val="28"/>
          <w:highlight w:val="none"/>
        </w:rPr>
      </w:pPr>
      <w:bookmarkStart w:id="28" w:name="_GoBack"/>
      <w:bookmarkEnd w:id="28"/>
      <w:r>
        <w:rPr>
          <w:rFonts w:hint="eastAsia" w:ascii="宋体" w:hAnsi="宋体" w:cs="方正大标宋简体"/>
          <w:b/>
          <w:color w:val="auto"/>
          <w:sz w:val="42"/>
          <w:szCs w:val="40"/>
          <w:highlight w:val="none"/>
        </w:rPr>
        <w:t>南湖实验室知识产权平台建设项目</w:t>
      </w:r>
    </w:p>
    <w:p w14:paraId="4072F877">
      <w:pPr>
        <w:shd w:val="clear" w:color="auto" w:fill="auto"/>
        <w:spacing w:line="1400" w:lineRule="exact"/>
        <w:ind w:firstLine="730" w:firstLineChars="243"/>
        <w:rPr>
          <w:rFonts w:ascii="宋体" w:hAnsi="宋体"/>
          <w:b/>
          <w:color w:val="auto"/>
          <w:sz w:val="30"/>
          <w:szCs w:val="30"/>
          <w:highlight w:val="none"/>
        </w:rPr>
      </w:pPr>
    </w:p>
    <w:p w14:paraId="15B2C952">
      <w:pPr>
        <w:shd w:val="clear" w:color="auto" w:fill="auto"/>
        <w:spacing w:line="1400" w:lineRule="exact"/>
        <w:ind w:firstLine="730" w:firstLineChars="243"/>
        <w:rPr>
          <w:rFonts w:ascii="宋体" w:hAnsi="宋体"/>
          <w:b/>
          <w:color w:val="auto"/>
          <w:sz w:val="30"/>
          <w:szCs w:val="30"/>
          <w:highlight w:val="none"/>
        </w:rPr>
      </w:pPr>
    </w:p>
    <w:p w14:paraId="06E20B56">
      <w:pPr>
        <w:shd w:val="clear" w:color="auto" w:fill="auto"/>
        <w:spacing w:line="600" w:lineRule="auto"/>
        <w:ind w:firstLine="730" w:firstLineChars="243"/>
        <w:rPr>
          <w:rFonts w:ascii="宋体" w:hAnsi="宋体"/>
          <w:b/>
          <w:color w:val="auto"/>
          <w:sz w:val="30"/>
          <w:szCs w:val="30"/>
          <w:highlight w:val="none"/>
        </w:rPr>
      </w:pPr>
    </w:p>
    <w:p w14:paraId="28D98CBA">
      <w:pPr>
        <w:shd w:val="clear" w:color="auto" w:fill="auto"/>
        <w:spacing w:line="600" w:lineRule="auto"/>
        <w:ind w:firstLine="730" w:firstLineChars="243"/>
        <w:rPr>
          <w:rFonts w:ascii="宋体" w:hAnsi="宋体"/>
          <w:b/>
          <w:color w:val="auto"/>
          <w:sz w:val="30"/>
          <w:szCs w:val="30"/>
          <w:highlight w:val="none"/>
        </w:rPr>
      </w:pPr>
    </w:p>
    <w:p w14:paraId="3CF89509">
      <w:pPr>
        <w:shd w:val="clear" w:color="auto" w:fill="auto"/>
        <w:spacing w:line="600" w:lineRule="auto"/>
        <w:ind w:firstLine="730" w:firstLineChars="243"/>
        <w:rPr>
          <w:rFonts w:ascii="宋体" w:hAnsi="宋体"/>
          <w:b/>
          <w:color w:val="auto"/>
          <w:sz w:val="30"/>
          <w:szCs w:val="30"/>
          <w:highlight w:val="none"/>
        </w:rPr>
      </w:pPr>
    </w:p>
    <w:p w14:paraId="277A4F77">
      <w:pPr>
        <w:shd w:val="clear" w:color="auto" w:fill="auto"/>
        <w:spacing w:line="600" w:lineRule="auto"/>
        <w:ind w:firstLine="730"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color="auto" w:fill="auto"/>
        <w:spacing w:line="600" w:lineRule="auto"/>
        <w:ind w:firstLine="730"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color="auto" w:fill="auto"/>
        <w:spacing w:line="600" w:lineRule="auto"/>
        <w:ind w:firstLine="742"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color="auto" w:fill="auto"/>
        <w:spacing w:line="600" w:lineRule="auto"/>
        <w:ind w:firstLine="742" w:firstLineChars="247"/>
        <w:rPr>
          <w:rFonts w:ascii="宋体" w:hAnsi="宋体"/>
          <w:b/>
          <w:color w:val="auto"/>
          <w:spacing w:val="10"/>
          <w:sz w:val="30"/>
          <w:szCs w:val="30"/>
          <w:highlight w:val="none"/>
        </w:rPr>
      </w:pPr>
      <w:bookmarkStart w:id="0" w:name="auto_fouce_1"/>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bookmarkEnd w:id="0"/>
    </w:p>
    <w:p w14:paraId="299614AE">
      <w:pPr>
        <w:shd w:val="clear" w:color="auto" w:fill="auto"/>
        <w:spacing w:line="600" w:lineRule="auto"/>
        <w:jc w:val="left"/>
        <w:rPr>
          <w:rFonts w:ascii="宋体" w:hAnsi="宋体"/>
          <w:color w:val="auto"/>
          <w:sz w:val="24"/>
          <w:highlight w:val="none"/>
        </w:rPr>
      </w:pPr>
    </w:p>
    <w:p w14:paraId="7DA42EB9">
      <w:pPr>
        <w:shd w:val="clear" w:color="auto" w:fill="auto"/>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pPr>
        <w:shd w:val="clear" w:color="auto" w:fill="auto"/>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p>
    <w:p w14:paraId="2AB664C3">
      <w:pPr>
        <w:shd w:val="clear" w:color="auto" w:fill="auto"/>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color="auto" w:fill="auto"/>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color="auto" w:fill="auto"/>
        <w:spacing w:line="360" w:lineRule="auto"/>
        <w:ind w:firstLine="420" w:firstLineChars="200"/>
        <w:rPr>
          <w:rFonts w:ascii="宋体" w:hAnsi="宋体"/>
          <w:color w:val="auto"/>
          <w:highlight w:val="none"/>
        </w:rPr>
      </w:pPr>
      <w:bookmarkStart w:id="1" w:name="auto_fouce_2"/>
      <w:r>
        <w:rPr>
          <w:rFonts w:hint="eastAsia" w:ascii="宋体" w:hAnsi="宋体"/>
          <w:color w:val="auto"/>
          <w:highlight w:val="none"/>
        </w:rPr>
        <w:t>包含高价值专利品台体系建设相关费用，具体要求如下：</w:t>
      </w:r>
      <w:bookmarkEnd w:id="1"/>
    </w:p>
    <w:p w14:paraId="53DFB6FC">
      <w:pPr>
        <w:shd w:val="clear" w:color="auto" w:fill="auto"/>
        <w:spacing w:line="360" w:lineRule="auto"/>
        <w:ind w:firstLine="420" w:firstLineChars="200"/>
        <w:rPr>
          <w:rFonts w:ascii="宋体" w:hAnsi="宋体"/>
          <w:color w:val="auto"/>
          <w:highlight w:val="none"/>
        </w:rPr>
      </w:pPr>
      <w:bookmarkStart w:id="2" w:name="tip_risk_bookmark_4"/>
      <w:bookmarkStart w:id="3" w:name="auto_fouce_3"/>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bookmarkEnd w:id="2"/>
    </w:p>
    <w:p w14:paraId="49DE5966">
      <w:pPr>
        <w:shd w:val="clear" w:color="auto" w:fill="auto"/>
        <w:spacing w:line="360" w:lineRule="auto"/>
        <w:ind w:firstLine="420" w:firstLineChars="200"/>
        <w:rPr>
          <w:rFonts w:ascii="宋体" w:hAnsi="宋体"/>
          <w:color w:val="auto"/>
          <w:highlight w:val="none"/>
        </w:rPr>
      </w:pPr>
      <w:bookmarkStart w:id="4" w:name="auto_fouce_6"/>
      <w:r>
        <w:rPr>
          <w:rFonts w:hint="eastAsia" w:ascii="宋体" w:hAnsi="宋体"/>
          <w:color w:val="auto"/>
          <w:highlight w:val="none"/>
        </w:rPr>
        <w:t>时间要求：管理制度文件2026年6月30日前完成。咨询在2027年11月31日前完成。</w:t>
      </w:r>
      <w:bookmarkEnd w:id="3"/>
      <w:bookmarkEnd w:id="4"/>
    </w:p>
    <w:p w14:paraId="515BA18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pPr>
        <w:shd w:val="clear" w:color="auto" w:fill="auto"/>
        <w:spacing w:line="360" w:lineRule="auto"/>
        <w:ind w:firstLine="420" w:firstLineChars="200"/>
        <w:rPr>
          <w:rFonts w:ascii="宋体" w:hAnsi="宋体"/>
          <w:color w:val="auto"/>
          <w:highlight w:val="none"/>
        </w:rPr>
      </w:pPr>
      <w:bookmarkStart w:id="5" w:name="tip_risk_bookmark_8"/>
      <w:bookmarkStart w:id="6" w:name="auto_fouce_7"/>
      <w:r>
        <w:rPr>
          <w:rFonts w:hint="eastAsia" w:ascii="宋体" w:hAnsi="宋体"/>
          <w:color w:val="auto"/>
          <w:highlight w:val="none"/>
        </w:rPr>
        <w:t>基于省平台专利申请前评估申请表/评估表在申请前对相关技术发明从技术、法律、市场等维度进行评估并生成相应报告（是否申请、如何申请（保护范围、权利要求设计）等）。评估数量根据平台实际需求为准，评估数量最多能达15件。</w:t>
      </w:r>
      <w:bookmarkEnd w:id="5"/>
    </w:p>
    <w:p w14:paraId="75ECDB46">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bookmarkEnd w:id="6"/>
    </w:p>
    <w:p w14:paraId="7518ADA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p>
    <w:p w14:paraId="524F1997">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color="auto" w:fill="auto"/>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p>
    <w:p w14:paraId="75073740">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p>
    <w:p w14:paraId="152F470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color="auto" w:fill="auto"/>
        <w:spacing w:line="360" w:lineRule="auto"/>
        <w:ind w:firstLine="420"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w:t>
      </w:r>
      <w:bookmarkStart w:id="7" w:name="tip_risk_bookmark_9"/>
      <w:r>
        <w:rPr>
          <w:rFonts w:hint="eastAsia" w:ascii="宋体" w:hAnsi="宋体" w:cs="黑体"/>
          <w:b/>
          <w:color w:val="auto"/>
          <w:szCs w:val="21"/>
          <w:highlight w:val="none"/>
        </w:rPr>
        <w:t>项目团队要求</w:t>
      </w:r>
    </w:p>
    <w:p w14:paraId="67B6C20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p>
    <w:p w14:paraId="06AD775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p>
    <w:p w14:paraId="44C3B364">
      <w:pPr>
        <w:shd w:val="clear" w:color="auto" w:fill="auto"/>
        <w:spacing w:line="360" w:lineRule="auto"/>
        <w:ind w:firstLine="420" w:firstLineChars="200"/>
        <w:rPr>
          <w:ins w:id="0" w:author="长安" w:date="2026-03-10T10:46:21Z"/>
          <w:rFonts w:hint="eastAsia" w:ascii="宋体" w:hAnsi="宋体" w:eastAsia="宋体"/>
          <w:color w:val="auto"/>
          <w:highlight w:val="none"/>
          <w:lang w:eastAsia="zh-CN"/>
        </w:rPr>
      </w:pPr>
      <w:r>
        <w:rPr>
          <w:rFonts w:hint="eastAsia" w:ascii="宋体" w:hAnsi="宋体"/>
          <w:color w:val="auto"/>
          <w:highlight w:val="none"/>
        </w:rPr>
        <w:t>3、</w:t>
      </w:r>
      <w:bookmarkStart w:id="8" w:name="tip_risk_bookmark_10"/>
      <w:r>
        <w:rPr>
          <w:rFonts w:hint="eastAsia" w:ascii="宋体" w:hAnsi="宋体"/>
          <w:color w:val="auto"/>
          <w:highlight w:val="none"/>
        </w:rPr>
        <w:t>项目实施过程中须根据项目进度及业主要求安排服务团队，保证满足项目实际需求。</w:t>
      </w:r>
      <w:bookmarkEnd w:id="8"/>
      <w:bookmarkStart w:id="9" w:name="auto_fouce_11"/>
    </w:p>
    <w:bookmarkEnd w:id="9"/>
    <w:p w14:paraId="37C6A1C9">
      <w:pPr>
        <w:shd w:val="clear" w:color="auto" w:fill="auto"/>
        <w:spacing w:line="360" w:lineRule="auto"/>
        <w:ind w:firstLine="420" w:firstLineChars="200"/>
        <w:rPr>
          <w:rFonts w:hint="eastAsia" w:ascii="宋体" w:hAnsi="宋体" w:eastAsia="宋体"/>
          <w:color w:val="auto"/>
          <w:highlight w:val="none"/>
          <w:lang w:eastAsia="zh-CN"/>
        </w:rPr>
      </w:pPr>
    </w:p>
    <w:p w14:paraId="0E5BE461">
      <w:pPr>
        <w:shd w:val="clear" w:color="auto" w:fill="auto"/>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bookmarkEnd w:id="7"/>
    </w:p>
    <w:p w14:paraId="13896066">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0" w:name="auto_fouce_12"/>
      <w:r>
        <w:rPr>
          <w:rFonts w:hint="eastAsia" w:ascii="宋体" w:hAnsi="宋体" w:cs="宋体"/>
          <w:bCs/>
          <w:color w:val="auto"/>
          <w:szCs w:val="21"/>
          <w:highlight w:val="none"/>
        </w:rPr>
        <w:t>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bookmarkEnd w:id="10"/>
    </w:p>
    <w:p w14:paraId="0266D16E">
      <w:commentRangeStart w:id="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在合同期内，甲方有权随时对乙方的工作进行监控。如日常工作中或抽检时发现因乙方原因造成的未按合同要求及时提供服务的，甲方有权提出限期整改意见，整改标准参照合同第X条（服务验收标准）执行。</w:t>
      </w:r>
      <w:commentRangeEnd w:id="5"/>
      <w:r>
        <w:commentReference w:id="5"/>
      </w:r>
    </w:p>
    <w:p w14:paraId="3D7D1F0F">
      <w:pPr>
        <w:shd w:val="clear" w:color="auto" w:fill="auto"/>
        <w:spacing w:line="360" w:lineRule="auto"/>
        <w:ind w:firstLine="420" w:firstLineChars="200"/>
        <w:rPr>
          <w:rFonts w:hint="eastAsia" w:ascii="宋体" w:hAnsi="宋体" w:eastAsia="宋体" w:cs="宋体"/>
          <w:bCs/>
          <w:color w:val="auto"/>
          <w:szCs w:val="21"/>
          <w:highlight w:val="none"/>
          <w:lang w:eastAsia="zh-CN"/>
        </w:rPr>
      </w:pPr>
      <w:r>
        <w:rPr>
          <w:rFonts w:hint="eastAsia" w:ascii="宋体" w:hAnsi="宋体" w:cs="宋体"/>
          <w:bCs/>
          <w:color w:val="auto"/>
          <w:szCs w:val="21"/>
          <w:highlight w:val="none"/>
        </w:rPr>
        <w:t xml:space="preserve">3. </w:t>
      </w:r>
      <w:bookmarkStart w:id="11" w:name="auto_fouce_13"/>
      <w:r>
        <w:rPr>
          <w:rFonts w:hint="eastAsia" w:ascii="宋体" w:hAnsi="宋体" w:cs="宋体"/>
          <w:bCs/>
          <w:color w:val="auto"/>
          <w:szCs w:val="21"/>
          <w:highlight w:val="none"/>
        </w:rPr>
        <w:t>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bookmarkEnd w:id="11"/>
    </w:p>
    <w:p w14:paraId="041D61D7">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2" w:name="tip_risk_bookmark_14"/>
      <w:r>
        <w:rPr>
          <w:rFonts w:hint="eastAsia" w:ascii="宋体" w:hAnsi="宋体" w:cs="宋体"/>
          <w:bCs/>
          <w:color w:val="auto"/>
          <w:szCs w:val="21"/>
          <w:highlight w:val="none"/>
        </w:rPr>
        <w:t>_</w:t>
      </w:r>
      <w:r>
        <w:rPr>
          <w:rFonts w:hint="eastAsia" w:ascii="宋体" w:hAnsi="宋体" w:cs="宋体"/>
          <w:bCs/>
          <w:color w:val="auto"/>
          <w:szCs w:val="21"/>
          <w:highlight w:val="none"/>
          <w:u w:val="single"/>
        </w:rPr>
        <w:t xml:space="preserve">                                   。</w:t>
      </w:r>
      <w:bookmarkEnd w:id="12"/>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763F21F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3" w:name="auto_fouce_15"/>
      <w:r>
        <w:rPr>
          <w:rFonts w:hint="eastAsia" w:ascii="宋体" w:hAnsi="宋体" w:cs="宋体"/>
          <w:bCs/>
          <w:color w:val="auto"/>
          <w:szCs w:val="21"/>
          <w:highlight w:val="none"/>
        </w:rPr>
        <w:t>乙方应指定专职人员做好系统运维服务。</w:t>
      </w:r>
      <w:bookmarkEnd w:id="13"/>
    </w:p>
    <w:p w14:paraId="165804A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2. </w:t>
      </w:r>
      <w:bookmarkStart w:id="14" w:name="tip_risk_bookmark_16"/>
      <w:r>
        <w:rPr>
          <w:rFonts w:hint="eastAsia" w:ascii="宋体" w:hAnsi="宋体" w:cs="宋体"/>
          <w:bCs/>
          <w:color w:val="auto"/>
          <w:szCs w:val="21"/>
          <w:highlight w:val="none"/>
        </w:rPr>
        <w:t>乙方应独立完成本合同项下的全部服务，未经甲方书面同意不得分包；甲方同意分包的服务部分，由乙方和分包方就分包部分对甲方承担连带责任。</w:t>
      </w:r>
      <w:bookmarkEnd w:id="14"/>
    </w:p>
    <w:p w14:paraId="49B69C7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p>
    <w:p w14:paraId="7D9E0E8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5" w:name="auto_fouce_17"/>
      <w:r>
        <w:rPr>
          <w:rFonts w:hint="eastAsia" w:ascii="宋体" w:hAnsi="宋体" w:cs="宋体"/>
          <w:bCs/>
          <w:color w:val="auto"/>
          <w:szCs w:val="21"/>
          <w:highlight w:val="none"/>
        </w:rPr>
        <w:t>_</w:t>
      </w:r>
      <w:r>
        <w:rPr>
          <w:rFonts w:hint="eastAsia" w:ascii="宋体" w:hAnsi="宋体" w:cs="宋体"/>
          <w:bCs/>
          <w:color w:val="auto"/>
          <w:szCs w:val="21"/>
          <w:highlight w:val="none"/>
          <w:u w:val="single"/>
        </w:rPr>
        <w:t>乙方需按相关规定使用资金，并将经费使用预算报甲方。</w:t>
      </w:r>
      <w:bookmarkEnd w:id="15"/>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339FFD7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color="auto" w:fill="auto"/>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pPr>
        <w:shd w:val="clear" w:color="auto" w:fill="auto"/>
        <w:spacing w:line="360" w:lineRule="auto"/>
        <w:ind w:firstLine="420" w:firstLineChars="200"/>
        <w:rPr>
          <w:ins w:id="1" w:author="长安" w:date="2026-03-10T10:47:12Z"/>
          <w:rFonts w:hint="eastAsia" w:ascii="宋体" w:hAnsi="宋体" w:eastAsia="宋体" w:cs="宋体"/>
          <w:color w:val="auto"/>
          <w:kern w:val="0"/>
          <w:szCs w:val="21"/>
          <w:highlight w:val="none"/>
          <w:lang w:val="zh-CN" w:eastAsia="zh-CN"/>
        </w:rPr>
      </w:pPr>
      <w:r>
        <w:rPr>
          <w:rFonts w:hint="eastAsia" w:ascii="宋体" w:hAnsi="宋体" w:cs="宋体"/>
          <w:color w:val="auto"/>
          <w:kern w:val="0"/>
          <w:szCs w:val="21"/>
          <w:highlight w:val="none"/>
          <w:lang w:val="zh-CN"/>
        </w:rPr>
        <w:t xml:space="preserve">1. </w:t>
      </w:r>
      <w:bookmarkStart w:id="16" w:name="auto_fouce_19"/>
      <w:r>
        <w:rPr>
          <w:rFonts w:hint="eastAsia" w:ascii="宋体" w:hAnsi="宋体" w:cs="宋体"/>
          <w:color w:val="auto"/>
          <w:kern w:val="0"/>
          <w:szCs w:val="21"/>
          <w:highlight w:val="none"/>
          <w:lang w:val="zh-CN"/>
        </w:rPr>
        <w:t>合同签订后10日内向中标供应商支付合同总额的60%；项目验收合格后甲方向乙方支付合同总额的40%货款。</w:t>
      </w:r>
      <w:bookmarkEnd w:id="16"/>
      <w:r>
        <w:rPr>
          <w:rFonts w:hint="eastAsia" w:ascii="宋体" w:hAnsi="宋体" w:cs="宋体"/>
          <w:color w:val="FF0000"/>
          <w:kern w:val="0"/>
          <w:szCs w:val="21"/>
          <w:highlight w:val="none"/>
          <w:lang w:val="zh-CN" w:eastAsia="zh-CN"/>
        </w:rPr>
        <w:t xml:space="preserve"> </w:t>
      </w:r>
      <w:bookmarkStart w:id="17" w:name="auto_fouce_18"/>
      <w:r>
        <w:rPr>
          <w:rStyle w:val="5"/>
        </w:rPr>
        <w:commentReference w:id="0"/>
      </w:r>
    </w:p>
    <w:bookmarkEnd w:id="17"/>
    <w:p w14:paraId="70864816">
      <w:pPr>
        <w:shd w:val="clear" w:color="auto" w:fill="auto"/>
        <w:spacing w:line="360" w:lineRule="auto"/>
        <w:ind w:firstLine="420" w:firstLineChars="200"/>
        <w:rPr>
          <w:rFonts w:hint="eastAsia" w:ascii="宋体" w:hAnsi="宋体" w:eastAsia="宋体" w:cs="宋体"/>
          <w:color w:val="auto"/>
          <w:kern w:val="0"/>
          <w:szCs w:val="21"/>
          <w:highlight w:val="none"/>
          <w:lang w:val="zh-CN" w:eastAsia="zh-CN"/>
        </w:rPr>
      </w:pPr>
    </w:p>
    <w:p w14:paraId="09B53108">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p>
    <w:p w14:paraId="7651D73C">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pPr>
        <w:shd w:val="clear" w:color="auto" w:fill="auto"/>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w:t>
      </w:r>
      <w:bookmarkStart w:id="18" w:name="auto_fouce_20"/>
      <w:r>
        <w:rPr>
          <w:rFonts w:hint="eastAsia" w:ascii="宋体" w:hAnsi="宋体" w:cs="宋体"/>
          <w:color w:val="auto"/>
          <w:szCs w:val="21"/>
          <w:highlight w:val="none"/>
        </w:rPr>
        <w:t>如出现因乙方原因导致不能按时完成任务的情况，乙方应及时以书面的形式将不能按时完成任务的理由、延误时间通知甲方，并获得甲方同意。</w:t>
      </w:r>
      <w:bookmarkEnd w:id="18"/>
      <w:r>
        <w:rPr>
          <w:rFonts w:hint="eastAsia" w:ascii="宋体" w:hAnsi="宋体" w:cs="宋体"/>
          <w:color w:val="auto"/>
          <w:szCs w:val="21"/>
          <w:highlight w:val="none"/>
        </w:rPr>
        <w:t xml:space="preserve"> </w:t>
      </w:r>
    </w:p>
    <w:p w14:paraId="59489DB3">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p>
    <w:p w14:paraId="51D6BE2F">
      <w:commentRangeStart w:id="6"/>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3. 乙方未能按本合同约定提供服务（具体服务标准为：针对甲方提出的服务需求响应时间不超过2小时，一般问题的解决时间不超过24小时），应向甲对对对方承担违约责任，向甲方支付相当于合同总额5%的违约金嘟嘟嘟嘟。</w:t>
      </w:r>
      <w:bookmarkStart w:id="19" w:name="auto_fouce_21"/>
      <w:commentRangeStart w:id="1"/>
      <w:r>
        <w:rPr>
          <w:rFonts w:hint="eastAsia" w:ascii="宋体" w:hAnsi="宋体" w:cs="宋体"/>
          <w:color w:val="auto"/>
          <w:szCs w:val="21"/>
          <w:highlight w:val="none"/>
        </w:rPr>
        <w:t/>
      </w:r>
      <w:r>
        <w:rPr>
          <w:rFonts w:hint="eastAsia" w:ascii="宋体" w:hAnsi="宋体" w:cs="宋体"/>
          <w:color w:val="auto"/>
          <w:szCs w:val="21"/>
          <w:highlight w:val="none"/>
          <w:u w:val="single"/>
        </w:rPr>
        <w:t xml:space="preserve"/>
      </w:r>
      <w:r>
        <w:rPr>
          <w:rFonts w:hint="eastAsia" w:ascii="宋体" w:hAnsi="宋体" w:cs="宋体"/>
          <w:color w:val="auto"/>
          <w:szCs w:val="21"/>
          <w:highlight w:val="none"/>
        </w:rPr>
        <w:t/>
      </w:r>
      <w:commentRangeEnd w:id="1"/>
      <w:r>
        <w:rPr>
          <w:rStyle w:val="5"/>
        </w:rPr>
        <w:commentReference w:id="1"/>
      </w:r>
      <w:bookmarkEnd w:id="19"/>
      <w:commentRangeEnd w:id="6"/>
      <w:r>
        <w:commentReference w:id="6"/>
      </w:r>
    </w:p>
    <w:p w14:paraId="364AE8F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w:t>
      </w:r>
      <w:commentRangeStart w:id="2"/>
      <w:bookmarkStart w:id="20" w:name="auto_fouce_22"/>
      <w:r>
        <w:rPr>
          <w:rFonts w:hint="eastAsia" w:ascii="宋体" w:hAnsi="宋体" w:cs="宋体"/>
          <w:color w:val="auto"/>
          <w:szCs w:val="21"/>
          <w:highlight w:val="none"/>
        </w:rPr>
        <w:t>乙方在服务过程中由于乙方原因出现重大安全责任事故的，乙方应向甲方支付合同总额  ％的违约金；给甲方造成重大损失的，乙方还应赔偿甲方因此遭受的实际损失，同时甲方有权解除本合同。</w:t>
      </w:r>
      <w:commentRangeEnd w:id="2"/>
      <w:bookmarkEnd w:id="20"/>
      <w:r>
        <w:rPr>
          <w:rStyle w:val="5"/>
        </w:rPr>
        <w:commentReference w:id="2"/>
      </w:r>
    </w:p>
    <w:p w14:paraId="72D8280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p>
    <w:p w14:paraId="2E487CFA">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commentRangeStart w:id="3"/>
      <w:bookmarkStart w:id="21" w:name="auto_fouce_23"/>
      <w:r>
        <w:rPr>
          <w:rFonts w:hint="eastAsia" w:ascii="宋体" w:hAnsi="宋体" w:cs="宋体"/>
          <w:color w:val="auto"/>
          <w:szCs w:val="21"/>
          <w:highlight w:val="none"/>
        </w:rPr>
        <w:t>未经甲方书面授权，乙方不得将上述文件、资料、数据信息等应用到项目以外的用途。</w:t>
      </w:r>
      <w:commentRangeEnd w:id="3"/>
      <w:r>
        <w:rPr>
          <w:rStyle w:val="5"/>
        </w:rPr>
        <w:commentReference w:id="3"/>
      </w:r>
      <w:bookmarkEnd w:id="21"/>
    </w:p>
    <w:p w14:paraId="2DEF3E04">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由于乙方原因造成甲方知识产权被侵害，由乙方负责赔偿与之相关的一切损失。 </w:t>
      </w:r>
    </w:p>
    <w:p w14:paraId="4E2AE5F6">
      <w:pPr>
        <w:shd w:val="clear" w:color="auto" w:fill="auto"/>
        <w:spacing w:line="360" w:lineRule="auto"/>
        <w:ind w:firstLine="420" w:firstLineChars="200"/>
        <w:rPr>
          <w:ins w:id="2" w:author="长安" w:date="2026-03-10T10:48:06Z"/>
          <w:rFonts w:hint="eastAsia" w:ascii="宋体" w:hAnsi="宋体" w:eastAsia="宋体" w:cs="宋体"/>
          <w:color w:val="auto"/>
          <w:szCs w:val="21"/>
          <w:highlight w:val="none"/>
          <w:lang w:eastAsia="zh-CN"/>
        </w:rPr>
      </w:pPr>
      <w:r>
        <w:rPr>
          <w:rFonts w:hint="eastAsia" w:ascii="宋体" w:hAnsi="宋体" w:cs="宋体"/>
          <w:color w:val="auto"/>
          <w:szCs w:val="21"/>
          <w:highlight w:val="none"/>
        </w:rPr>
        <w:t>4. 当合同期满或合同终止时，乙方应负责按照甲方的要求对资料、数据信息进行移交。</w:t>
      </w:r>
      <w:bookmarkStart w:id="22" w:name="auto_fouce_24"/>
    </w:p>
    <w:bookmarkEnd w:id="22"/>
    <w:p w14:paraId="05D2B326">
      <w:pPr>
        <w:shd w:val="clear" w:color="auto" w:fill="auto"/>
        <w:spacing w:line="360" w:lineRule="auto"/>
        <w:ind w:firstLine="420" w:firstLineChars="200"/>
        <w:rPr>
          <w:rFonts w:hint="eastAsia" w:ascii="宋体" w:hAnsi="宋体" w:eastAsia="宋体" w:cs="宋体"/>
          <w:color w:val="auto"/>
          <w:szCs w:val="21"/>
          <w:highlight w:val="none"/>
          <w:lang w:eastAsia="zh-CN"/>
        </w:rPr>
      </w:pPr>
    </w:p>
    <w:p w14:paraId="5EC4E548">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w:t>
      </w:r>
      <w:bookmarkStart w:id="23" w:name="tip_risk_bookmark_25"/>
      <w:r>
        <w:rPr>
          <w:rFonts w:hint="eastAsia" w:ascii="宋体" w:hAnsi="宋体" w:cs="宋体"/>
          <w:color w:val="auto"/>
          <w:szCs w:val="21"/>
          <w:highlight w:val="none"/>
        </w:rPr>
        <w:t>对乙方在履行本合同过程中所涉及的因乙方原因引起的对任何版权和其他知识产权的侵犯，应由乙方自行承担可能发生的一切法律责任费用，甲方不承担任何相关责任和费用。</w:t>
      </w:r>
      <w:bookmarkEnd w:id="23"/>
      <w:r>
        <w:rPr>
          <w:rFonts w:hint="eastAsia" w:ascii="宋体" w:hAnsi="宋体" w:cs="宋体"/>
          <w:color w:val="auto"/>
          <w:szCs w:val="21"/>
          <w:highlight w:val="none"/>
        </w:rPr>
        <w:t xml:space="preserve"> </w:t>
      </w:r>
    </w:p>
    <w:p w14:paraId="429CEFF8">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p>
    <w:p w14:paraId="19AEDDC1">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双方任一方由于不可抗力的影响而不能执行合同时，履行合同的期限应予延长。延长的期限应相当于事故所影响的时间。如果不可抗力影响时间延续_</w:t>
      </w:r>
      <w:r>
        <w:rPr>
          <w:rFonts w:hint="eastAsia" w:ascii="宋体" w:hAnsi="宋体" w:cs="宋体"/>
          <w:color w:val="auto"/>
          <w:szCs w:val="21"/>
          <w:highlight w:val="none"/>
          <w:u w:val="single"/>
          <w:lang w:val="en-US" w:eastAsia="zh-CN"/>
        </w:rPr>
        <w:t>30</w:t>
      </w:r>
      <w:r>
        <w:rPr>
          <w:rFonts w:hint="eastAsia" w:ascii="宋体" w:hAnsi="宋体" w:cs="宋体"/>
          <w:color w:val="auto"/>
          <w:szCs w:val="21"/>
          <w:highlight w:val="none"/>
        </w:rPr>
        <w:t>__天以上的，双方可通过友好协商达成在合理的时间内继续履行本合同或解除本合同的协议。不可抗力系指甲乙双方在缔结合同时所不能预见的，并且它的发生及其后果无法避免和无法克服的事故。</w:t>
      </w:r>
    </w:p>
    <w:p w14:paraId="647DF4B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p>
    <w:p w14:paraId="759FA8B8">
      <w:pPr>
        <w:shd w:val="clear" w:color="auto" w:fill="auto"/>
        <w:autoSpaceDE w:val="0"/>
        <w:autoSpaceDN w:val="0"/>
        <w:adjustRightInd w:val="0"/>
        <w:spacing w:line="360" w:lineRule="auto"/>
        <w:ind w:firstLine="48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4" w:name="auto_fouce_26"/>
      <w:commentRangeStart w:id="4"/>
      <w:r>
        <w:rPr>
          <w:rFonts w:hint="eastAsia" w:ascii="宋体" w:hAnsi="宋体" w:cs="宋体"/>
          <w:color w:val="auto"/>
          <w:szCs w:val="21"/>
          <w:highlight w:val="none"/>
        </w:rPr>
        <w:t>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commentRangeEnd w:id="4"/>
      <w:r>
        <w:rPr>
          <w:rStyle w:val="5"/>
        </w:rPr>
        <w:commentReference w:id="4"/>
      </w:r>
      <w:bookmarkEnd w:id="24"/>
    </w:p>
    <w:p w14:paraId="09187F67">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p>
    <w:p w14:paraId="0BDC3CE8">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p>
    <w:p w14:paraId="1B194363">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p>
    <w:p w14:paraId="740EE8BD">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 xml:space="preserve">1. </w:t>
      </w:r>
      <w:bookmarkStart w:id="25" w:name="auto_fouce_27"/>
      <w:r>
        <w:rPr>
          <w:rFonts w:hint="eastAsia" w:ascii="宋体" w:hAnsi="宋体" w:cs="宋体"/>
          <w:color w:val="auto"/>
          <w:szCs w:val="21"/>
          <w:highlight w:val="none"/>
          <w:lang w:val="zh-CN"/>
        </w:rPr>
        <w:t>依法向甲方所在地人民法院起诉；</w:t>
      </w:r>
    </w:p>
    <w:p w14:paraId="7B038D5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bookmarkEnd w:id="25"/>
    </w:p>
    <w:p w14:paraId="5253794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p>
    <w:p w14:paraId="6761B904">
      <w:pPr>
        <w:shd w:val="clear" w:color="auto" w:fill="auto"/>
        <w:adjustRightInd w:val="0"/>
        <w:snapToGrid w:val="0"/>
        <w:spacing w:line="360" w:lineRule="auto"/>
        <w:ind w:firstLine="483"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p>
    <w:p w14:paraId="4C2FF3C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p>
    <w:p w14:paraId="66A8BC03">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p>
    <w:p w14:paraId="7241B64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p>
    <w:p w14:paraId="5DFB8170">
      <w:pPr>
        <w:shd w:val="clear" w:color="auto" w:fill="auto"/>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 xml:space="preserve">5. </w:t>
      </w:r>
      <w:bookmarkStart w:id="26" w:name="auto_fouce_28"/>
      <w:r>
        <w:rPr>
          <w:rFonts w:hint="eastAsia" w:ascii="宋体" w:hAnsi="宋体" w:cs="宋体"/>
          <w:color w:val="auto"/>
          <w:szCs w:val="21"/>
          <w:highlight w:val="none"/>
        </w:rPr>
        <w:t>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p>
    <w:p w14:paraId="14A17B09">
      <w:pPr>
        <w:shd w:val="clear" w:color="auto" w:fill="auto"/>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bookmarkEnd w:id="26"/>
    </w:p>
    <w:p w14:paraId="11F9B77A">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p>
    <w:p w14:paraId="3400876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p>
    <w:p w14:paraId="13586513">
      <w:pPr>
        <w:shd w:val="clear" w:color="auto" w:fill="auto"/>
        <w:spacing w:line="360" w:lineRule="auto"/>
        <w:ind w:left="78" w:leftChars="37" w:firstLine="425"/>
        <w:rPr>
          <w:rFonts w:ascii="宋体" w:hAnsi="宋体" w:cs="宋体"/>
          <w:color w:val="auto"/>
          <w:szCs w:val="21"/>
          <w:highlight w:val="none"/>
        </w:rPr>
      </w:pPr>
      <w:bookmarkStart w:id="27" w:name="auto_fouce_29"/>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bookmarkEnd w:id="27"/>
    </w:p>
    <w:p w14:paraId="412A42C6">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p>
    <w:p w14:paraId="0D507A9A">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6"/>
        <w:shd w:val="clear" w:color="auto" w:fill="auto"/>
        <w:ind w:firstLine="420"/>
        <w:rPr>
          <w:rFonts w:ascii="宋体" w:hAnsi="宋体" w:cs="宋体"/>
          <w:color w:val="auto"/>
          <w:szCs w:val="24"/>
          <w:highlight w:val="none"/>
        </w:rPr>
      </w:pPr>
    </w:p>
    <w:p w14:paraId="2C5DC518">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color="auto" w:fill="auto"/>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color="auto" w:fill="auto"/>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长安" w:date="2026-03-10T11:47:15Z" w:initials="">
    <w:p w14:paraId="4A8BC8A4">
      <w:r>
        <w:rPr>
          <w:rFonts w:ascii="宋体" w:hAnsi="宋体" w:eastAsia="宋体" w:cs="宋体"/>
          <w:kern w:val="0"/>
          <w:sz w:val="24"/>
        </w:rPr>
        <w:t>【风险点】项目验收标准及程序不明确</w:t>
      </w:r>
      <w:r>
        <w:rPr>
          <w:rFonts w:ascii="宋体" w:hAnsi="宋体" w:eastAsia="宋体" w:cs="宋体"/>
          <w:kern w:val="0"/>
          <w:sz w:val="24"/>
        </w:rPr>
        <w:br w:type="textWrapping"/>
      </w:r>
      <w:r>
        <w:rPr>
          <w:rFonts w:ascii="宋体" w:hAnsi="宋体" w:eastAsia="宋体" w:cs="宋体"/>
          <w:kern w:val="0"/>
          <w:sz w:val="24"/>
        </w:rPr>
        <w:t>【说明】原条款中“项目验收合格”标准模糊，缺乏明确的验收程序和时限，易在付款环节产生争议。补充具体验收流程，明确双方权利义务，保障甲方对成果质量的最终审核权。</w:t>
      </w:r>
      <w:r>
        <w:rPr>
          <w:rFonts w:ascii="宋体" w:hAnsi="宋体" w:eastAsia="宋体" w:cs="宋体"/>
          <w:kern w:val="0"/>
          <w:sz w:val="24"/>
        </w:rPr>
        <w:br w:type="textWrapping"/>
      </w:r>
      <w:r>
        <w:rPr>
          <w:rFonts w:ascii="宋体" w:hAnsi="宋体" w:eastAsia="宋体" w:cs="宋体"/>
          <w:kern w:val="0"/>
          <w:sz w:val="24"/>
        </w:rPr>
        <w:t>【修改建议】</w:t>
      </w:r>
      <w:r>
        <w:rPr>
          <w:rFonts w:ascii="宋体" w:hAnsi="宋体" w:eastAsia="宋体" w:cs="宋体"/>
          <w:color w:val="FF0000"/>
          <w:kern w:val="0"/>
          <w:sz w:val="24"/>
        </w:rPr>
        <w:t>本协议约定的‘项目验收合格’指，乙方完成本合同第一条约定的全部服务内容，并提交符合甲方要求的完整成果文件及报告，经甲方书面确认通过。甲方应在收到乙方提交的验收申请及相关材料后15个工作日内组织验收或提出书面修改意见。</w:t>
      </w:r>
    </w:p>
  </w:comment>
  <w:comment w:id="1" w:author="长安" w:date="2026-03-10T11:55:15Z" w:initials="">
    <w:p w14:paraId="21E2EF4E">
      <w:r>
        <w:rPr>
          <w:rFonts w:ascii="宋体" w:hAnsi="宋体" w:eastAsia="宋体" w:cs="宋体"/>
          <w:kern w:val="0"/>
          <w:sz w:val="24"/>
        </w:rPr>
        <w:t>【风险点】服务违约金触发条件不合理</w:t>
      </w:r>
      <w:r>
        <w:rPr>
          <w:rFonts w:ascii="宋体" w:hAnsi="宋体" w:eastAsia="宋体" w:cs="宋体"/>
          <w:kern w:val="0"/>
          <w:sz w:val="24"/>
        </w:rPr>
        <w:br w:type="textWrapping"/>
      </w:r>
      <w:r>
        <w:rPr>
          <w:rFonts w:ascii="宋体" w:hAnsi="宋体" w:eastAsia="宋体" w:cs="宋体"/>
          <w:kern w:val="0"/>
          <w:sz w:val="24"/>
        </w:rPr>
        <w:t>【说明】原条款未设置纠正宽限期，轻微或瞬时性瑕疵即触发高额违约金。修改后为乙方设置合理纠正期，并补充损失赔偿兜底约定，防止违约金过度。</w:t>
      </w:r>
      <w:r>
        <w:rPr>
          <w:rFonts w:ascii="宋体" w:hAnsi="宋体" w:eastAsia="宋体" w:cs="宋体"/>
          <w:kern w:val="0"/>
          <w:sz w:val="24"/>
        </w:rPr>
        <w:br w:type="textWrapping"/>
      </w:r>
      <w:r>
        <w:rPr>
          <w:rFonts w:ascii="宋体" w:hAnsi="宋体" w:eastAsia="宋体" w:cs="宋体"/>
          <w:kern w:val="0"/>
          <w:sz w:val="24"/>
        </w:rPr>
        <w:t>【修改建议】乙方未能按本合同约定要求提供周到、及时服务，</w:t>
      </w:r>
      <w:r>
        <w:rPr>
          <w:rFonts w:hint="eastAsia" w:ascii="宋体" w:hAnsi="宋体" w:cs="宋体"/>
          <w:color w:val="auto"/>
          <w:szCs w:val="21"/>
          <w:highlight w:val="none"/>
        </w:rPr>
        <w:t>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r>
        <w:rPr>
          <w:rFonts w:ascii="宋体" w:hAnsi="宋体" w:eastAsia="宋体" w:cs="宋体"/>
          <w:kern w:val="0"/>
          <w:sz w:val="24"/>
        </w:rPr>
        <w:t>。</w:t>
      </w:r>
      <w:r>
        <w:rPr>
          <w:rFonts w:ascii="宋体" w:hAnsi="宋体" w:eastAsia="宋体" w:cs="宋体"/>
          <w:color w:val="FF0000"/>
          <w:kern w:val="0"/>
          <w:sz w:val="24"/>
        </w:rPr>
        <w:t>该等违约行为给甲方造成损失的，乙方应予以赔偿。</w:t>
      </w:r>
    </w:p>
  </w:comment>
  <w:comment w:id="2" w:author="长安" w:date="2026-03-10T11:58:15Z" w:initials="">
    <w:p w14:paraId="19A4E5F8">
      <w:r>
        <w:rPr>
          <w:rFonts w:ascii="宋体" w:hAnsi="宋体" w:eastAsia="宋体" w:cs="宋体"/>
          <w:kern w:val="0"/>
          <w:sz w:val="24"/>
        </w:rPr>
        <w:t>【风险点】重大安全事故违约金比例及赔偿范围不明确</w:t>
      </w:r>
      <w:r>
        <w:rPr>
          <w:rFonts w:ascii="宋体" w:hAnsi="宋体" w:eastAsia="宋体" w:cs="宋体"/>
          <w:kern w:val="0"/>
          <w:sz w:val="24"/>
        </w:rPr>
        <w:br w:type="textWrapping"/>
      </w:r>
      <w:r>
        <w:rPr>
          <w:rFonts w:ascii="宋体" w:hAnsi="宋体" w:eastAsia="宋体" w:cs="宋体"/>
          <w:kern w:val="0"/>
          <w:sz w:val="24"/>
        </w:rPr>
        <w:t>【说明】原条款违约金比例空白，无法执行，需明确具体比例以保障违约责任的可操作性；同时补充实际损失范围，确保甲方维权支出可获补偿，保障实际损失全额索赔。</w:t>
      </w:r>
      <w:r>
        <w:rPr>
          <w:rFonts w:ascii="宋体" w:hAnsi="宋体" w:eastAsia="宋体" w:cs="宋体"/>
          <w:kern w:val="0"/>
          <w:sz w:val="24"/>
        </w:rPr>
        <w:br w:type="textWrapping"/>
      </w:r>
      <w:r>
        <w:rPr>
          <w:rFonts w:ascii="宋体" w:hAnsi="宋体" w:eastAsia="宋体" w:cs="宋体"/>
          <w:kern w:val="0"/>
          <w:sz w:val="24"/>
        </w:rPr>
        <w:t>【修改建议】乙方在服务过程中由于乙方原因出现重大安全责任事故的，乙方应向甲方支付合同总额</w:t>
      </w:r>
      <w:r>
        <w:rPr>
          <w:rFonts w:ascii="宋体" w:hAnsi="宋体" w:eastAsia="宋体" w:cs="宋体"/>
          <w:strike/>
          <w:color w:val="999999"/>
          <w:kern w:val="0"/>
          <w:sz w:val="24"/>
        </w:rPr>
        <w:t xml:space="preserve"> ％</w:t>
      </w:r>
      <w:r>
        <w:rPr>
          <w:rFonts w:ascii="宋体" w:hAnsi="宋体" w:eastAsia="宋体" w:cs="宋体"/>
          <w:color w:val="FF0000"/>
          <w:kern w:val="0"/>
          <w:sz w:val="24"/>
        </w:rPr>
        <w:t>【10】%</w:t>
      </w:r>
      <w:r>
        <w:rPr>
          <w:rFonts w:ascii="宋体" w:hAnsi="宋体" w:eastAsia="宋体" w:cs="宋体"/>
          <w:kern w:val="0"/>
          <w:sz w:val="24"/>
        </w:rPr>
        <w:t>的违约金；给甲方造成重大损失的，乙方还应赔偿甲方因此遭受的实际损失，</w:t>
      </w:r>
      <w:r>
        <w:rPr>
          <w:rFonts w:ascii="宋体" w:hAnsi="宋体" w:eastAsia="宋体" w:cs="宋体"/>
          <w:color w:val="FF0000"/>
          <w:kern w:val="0"/>
          <w:sz w:val="24"/>
        </w:rPr>
        <w:t>该等实际损失包括但不限于甲方为维权所支付的诉讼费、仲裁费、律师费、保全费、鉴定费、评估费、差旅费等全部费用，</w:t>
      </w:r>
      <w:r>
        <w:rPr>
          <w:rFonts w:ascii="宋体" w:hAnsi="宋体" w:eastAsia="宋体" w:cs="宋体"/>
          <w:kern w:val="0"/>
          <w:sz w:val="24"/>
        </w:rPr>
        <w:t>同时甲方有权解除本合同。</w:t>
      </w:r>
    </w:p>
  </w:comment>
  <w:comment w:id="3" w:author="长安" w:date="2026-03-10T12:02:15Z" w:initials="">
    <w:p w14:paraId="4A1A491E">
      <w:r>
        <w:rPr>
          <w:rFonts w:ascii="宋体" w:hAnsi="宋体" w:eastAsia="宋体" w:cs="宋体"/>
          <w:kern w:val="0"/>
          <w:sz w:val="24"/>
        </w:rPr>
        <w:t>【风险点】知识产权成果擅用无违约责任</w:t>
      </w:r>
      <w:r>
        <w:rPr>
          <w:rFonts w:ascii="宋体" w:hAnsi="宋体" w:eastAsia="宋体" w:cs="宋体"/>
          <w:kern w:val="0"/>
          <w:sz w:val="24"/>
        </w:rPr>
        <w:br w:type="textWrapping"/>
      </w:r>
      <w:r>
        <w:rPr>
          <w:rFonts w:ascii="宋体" w:hAnsi="宋体" w:eastAsia="宋体" w:cs="宋体"/>
          <w:kern w:val="0"/>
          <w:sz w:val="24"/>
        </w:rPr>
        <w:t>【说明】原条款仅有禁止性规定，无违约责任。补充后将擅自使用甲方知识产权成果的行为纳入保密违约责任范畴，便于追责。</w:t>
      </w:r>
      <w:r>
        <w:rPr>
          <w:rFonts w:ascii="宋体" w:hAnsi="宋体" w:eastAsia="宋体" w:cs="宋体"/>
          <w:kern w:val="0"/>
          <w:sz w:val="24"/>
        </w:rPr>
        <w:br w:type="textWrapping"/>
      </w:r>
      <w:r>
        <w:rPr>
          <w:rFonts w:ascii="宋体" w:hAnsi="宋体" w:eastAsia="宋体" w:cs="宋体"/>
          <w:kern w:val="0"/>
          <w:sz w:val="24"/>
        </w:rPr>
        <w:t>【修改建议】未经甲方书面授权，乙方不得将上述文件、资料、数据信息等应用到项目以外的用途。</w:t>
      </w:r>
      <w:r>
        <w:rPr>
          <w:rFonts w:ascii="宋体" w:hAnsi="宋体" w:eastAsia="宋体" w:cs="宋体"/>
          <w:color w:val="FF0000"/>
          <w:kern w:val="0"/>
          <w:sz w:val="24"/>
        </w:rPr>
        <w:t>若违反本款约定，其违约责任适用本合同第九条（保密条款）的约定。</w:t>
      </w:r>
    </w:p>
  </w:comment>
  <w:comment w:id="4" w:author="长安" w:date="2026-03-10T12:13:15Z" w:initials="">
    <w:p w14:paraId="2C7E561C">
      <w:r>
        <w:rPr>
          <w:rFonts w:ascii="宋体" w:hAnsi="宋体" w:eastAsia="宋体" w:cs="宋体"/>
          <w:kern w:val="0"/>
          <w:sz w:val="24"/>
        </w:rPr>
        <w:t>【风险点】完善保密违约责任及赔偿范围</w:t>
      </w:r>
      <w:r>
        <w:rPr>
          <w:rFonts w:ascii="宋体" w:hAnsi="宋体" w:eastAsia="宋体" w:cs="宋体"/>
          <w:kern w:val="0"/>
          <w:sz w:val="24"/>
        </w:rPr>
        <w:br w:type="textWrapping"/>
      </w:r>
      <w:r>
        <w:rPr>
          <w:rFonts w:ascii="宋体" w:hAnsi="宋体" w:eastAsia="宋体" w:cs="宋体"/>
          <w:kern w:val="0"/>
          <w:sz w:val="24"/>
        </w:rPr>
        <w:t>【说明】原条款未明确违约金为最低补偿且未涵盖甲方维权支出，补充后可确保甲方在发生重大损失时获得充分赔偿，并明确维权成本属于可赔偿范围。</w:t>
      </w:r>
      <w:r>
        <w:rPr>
          <w:rFonts w:ascii="宋体" w:hAnsi="宋体" w:eastAsia="宋体" w:cs="宋体"/>
          <w:kern w:val="0"/>
          <w:sz w:val="24"/>
        </w:rPr>
        <w:br w:type="textWrapping"/>
      </w:r>
      <w:r>
        <w:rPr>
          <w:rFonts w:ascii="宋体" w:hAnsi="宋体" w:eastAsia="宋体" w:cs="宋体"/>
          <w:kern w:val="0"/>
          <w:sz w:val="24"/>
        </w:rPr>
        <w:t>【修改建议】乙方如违反上述保密义务，应向甲方支付违约金（合同价款的_5_%）。如给甲方造成的损失超过违约金额，乙方应赔偿甲方实际损失</w:t>
      </w:r>
      <w:r>
        <w:rPr>
          <w:rFonts w:ascii="宋体" w:hAnsi="宋体" w:eastAsia="宋体" w:cs="宋体"/>
          <w:color w:val="FF0000"/>
          <w:kern w:val="0"/>
          <w:sz w:val="24"/>
        </w:rPr>
        <w:t>，且甲方的实际损失包括其为实现债权而支出的所有合理费用（如诉讼费、律师费、公证费、差旅费等）</w:t>
      </w:r>
      <w:r>
        <w:rPr>
          <w:rFonts w:ascii="宋体" w:hAnsi="宋体" w:eastAsia="宋体" w:cs="宋体"/>
          <w:kern w:val="0"/>
          <w:sz w:val="24"/>
        </w:rPr>
        <w:t>。</w:t>
      </w:r>
      <w:r>
        <w:rPr>
          <w:rFonts w:ascii="宋体" w:hAnsi="宋体" w:eastAsia="宋体" w:cs="宋体"/>
          <w:color w:val="FF0000"/>
          <w:kern w:val="0"/>
          <w:sz w:val="24"/>
        </w:rPr>
        <w:t>前述赔偿甲方的实际损失不受合同价款5%的违约金上限限制。</w:t>
      </w:r>
    </w:p>
  </w:comment>
  <w:comment w:id="5" w:author="合同审查系统" w:date="2026-03-19T06:39:05Z">
    <w:p>
      <w:r>
        <w:t>将“如日常工作中或抽检时发现因乙方原因造成的未按合同要求及时提供服务的，甲方有权提出限期整改意见”修改为“，整改标准参照合同第X条（服务验收标准）执行”。</w:t>
      </w:r>
    </w:p>
  </w:comment>
  <w:comment w:id="6" w:author="合同审查系统" w:date="2026-03-19T06:39:05Z">
    <w:p>
      <w:r>
        <w:t>将“要求提供周到、及时服务，应向甲方承担违约责任，应向甲方支付违约金，即合同总额 5 %”修改为“提供服务（具体服务标准为：针对甲方提出的服务需求响应时间不超过2小时，一般问题的解决时间不超过24小时），应向甲对对对方承担违约责任，向甲方支付相当于合同总额5%的违约金嘟嘟嘟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8BC8A4" w15:done="0"/>
  <w15:commentEx w15:paraId="21E2EF4E" w15:done="0"/>
  <w15:commentEx w15:paraId="19A4E5F8" w15:done="0"/>
  <w15:commentEx w15:paraId="4A1A491E" w15:done="0"/>
  <w15:commentEx w15:paraId="2C7E56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大标宋简体">
    <w:altName w:val="汉仪书宋二KW"/>
    <w:panose1 w:val="02000000000000000000"/>
    <w:charset w:val="86"/>
    <w:family w:val="auto"/>
    <w:pitch w:val="default"/>
    <w:sig w:usb0="00000000" w:usb1="00000000" w:usb2="00000012"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仿宋_GB2312">
    <w:altName w:val="方正仿宋_GBK"/>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81AEB"/>
    <w:rsid w:val="27735970"/>
    <w:rsid w:val="2B414277"/>
    <w:rsid w:val="2BFB2787"/>
    <w:rsid w:val="2DFDDA0E"/>
    <w:rsid w:val="3FE5D0BF"/>
    <w:rsid w:val="3FFF2E1E"/>
    <w:rsid w:val="47EFAB8F"/>
    <w:rsid w:val="4BFBE079"/>
    <w:rsid w:val="59F2397C"/>
    <w:rsid w:val="5FEF3F21"/>
    <w:rsid w:val="677F15E7"/>
    <w:rsid w:val="6BFA73C6"/>
    <w:rsid w:val="73F81AEB"/>
    <w:rsid w:val="7766825C"/>
    <w:rsid w:val="796F2562"/>
    <w:rsid w:val="7C6E0A04"/>
    <w:rsid w:val="7FFD2CC2"/>
    <w:rsid w:val="8F7F6489"/>
    <w:rsid w:val="DEFA2D3B"/>
    <w:rsid w:val="DF2D4AA6"/>
    <w:rsid w:val="DFFF58E8"/>
    <w:rsid w:val="EBF5B2B0"/>
    <w:rsid w:val="F3EF8E14"/>
    <w:rsid w:val="F7CF7EC2"/>
    <w:rsid w:val="F8FF605E"/>
    <w:rsid w:val="FCFED274"/>
    <w:rsid w:val="FCFED718"/>
    <w:rsid w:val="FD4EF9A0"/>
    <w:rsid w:val="FEBFC57A"/>
    <w:rsid w:val="FF7FE749"/>
    <w:rsid w:val="FFAFD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annotation reference"/>
    <w:basedOn w:val="4"/>
    <w:uiPriority w:val="0"/>
    <w:rPr>
      <w:sz w:val="16"/>
      <w:szCs w:val="16"/>
    </w:rPr>
  </w:style>
  <w:style w:type="paragraph" w:customStyle="1" w:styleId="6">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Words>
  <Characters>194</Characters>
  <Lines>0</Lines>
  <Paragraphs>0</Paragraphs>
  <TotalTime>213</TotalTime>
  <ScaleCrop>false</ScaleCrop>
  <LinksUpToDate>false</LinksUpToDate>
  <CharactersWithSpaces>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2026-02-24T18:13:00Z</dcterms:created>
  <dc:creator>余文祥</dc:creator>
  <cp:lastModifiedBy>Chenxi</cp:lastModifiedBy>
  <dcterms:modified xsi:type="dcterms:W3CDTF">2026-03-11T13:45:35Z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CD8FE1229FB1C2C77F01B169E6311E79_43</vt:lpwstr>
  </property>
  <property fmtid="{D5CDD505-2E9C-101B-9397-08002B2CF9AE}" pid="3" name="KSOProductBuildVer">
    <vt:lpwstr>2052-12.1.24031.24031</vt:lpwstr>
  </property>
  <property fmtid="{D5CDD505-2E9C-101B-9397-08002B2CF9AE}" pid="4" name="KSOTemplateDocerSaveRecord">
    <vt:lpwstr>eyJoZGlkIjoiN2YzNjBkOTgyNWQ1YTMxYzM3MzMwNWFiODNmOWIzYWMiLCJ1c2VySWQiOiI0NzA2NDgxNjMifQ==</vt:lpwstr>
  </property>
</Properties>
</file>