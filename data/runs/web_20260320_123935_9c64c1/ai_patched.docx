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1. 合同签订后10日内向中标供应商支付合同总额的60%；</w:t>
      </w:r>
      <w:del w:id="0" w:author="合同审查系统" w:date="2026-03-20T07:21:52Z">
        <w:r>
          <w:rPr>
            <w:rFonts w:hint="eastAsia" w:ascii="宋体" w:hAnsi="宋体" w:cs="宋体"/>
            <w:color w:val="auto"/>
            <w:kern w:val="0"/>
            <w:szCs w:val="21"/>
            <w:highlight w:val="none"/>
            <w:lang w:val="zh-CN"/>
          </w:rPr>
          <w:delText>项目</w:delText>
        </w:r>
      </w:del>
      <w:ins w:id="0" w:author="合同审查系统" w:date="2026-03-20T07:21:52Z">
        <w:r>
          <w:rPr>
            <w:rFonts w:hint="eastAsia" w:ascii="宋体" w:hAnsi="宋体" w:cs="宋体"/>
            <w:color w:val="auto"/>
            <w:kern w:val="0"/>
            <w:szCs w:val="21"/>
            <w:highlight w:val="none"/>
            <w:lang w:val="zh-CN"/>
          </w:rPr>
          <w:t>乙方提交项目成果后，甲方在10日内完成验收审查，逾期未提出书面异议视为</w:t>
        </w:r>
      </w:ins>
      <w:r>
        <w:rPr>
          <w:rFonts w:hint="eastAsia" w:ascii="宋体" w:hAnsi="宋体" w:cs="宋体"/>
          <w:color w:val="auto"/>
          <w:kern w:val="0"/>
          <w:szCs w:val="21"/>
          <w:highlight w:val="none"/>
          <w:lang w:val="zh-CN"/>
        </w:rPr>
        <w:t>验收合格</w:t>
      </w:r>
      <w:del w:id="0" w:author="合同审查系统" w:date="2026-03-20T07:21:52Z">
        <w:r>
          <w:rPr>
            <w:rFonts w:hint="eastAsia" w:ascii="宋体" w:hAnsi="宋体" w:cs="宋体"/>
            <w:color w:val="auto"/>
            <w:kern w:val="0"/>
            <w:szCs w:val="21"/>
            <w:highlight w:val="none"/>
            <w:lang w:val="zh-CN"/>
          </w:rPr>
          <w:delText>后</w:delText>
        </w:r>
      </w:del>
      <w:ins w:id="0" w:author="合同审查系统" w:date="2026-03-20T07:21:52Z">
        <w:r>
          <w:rPr>
            <w:rFonts w:hint="eastAsia" w:ascii="宋体" w:hAnsi="宋体" w:cs="宋体"/>
            <w:color w:val="auto"/>
            <w:kern w:val="0"/>
            <w:szCs w:val="21"/>
            <w:highlight w:val="none"/>
            <w:lang w:val="zh-CN"/>
          </w:rPr>
          <w:t>，</w:t>
        </w:r>
      </w:ins>
      <w:r>
        <w:rPr>
          <w:rFonts w:hint="eastAsia" w:ascii="宋体" w:hAnsi="宋体" w:cs="宋体"/>
          <w:color w:val="auto"/>
          <w:kern w:val="0"/>
          <w:szCs w:val="21"/>
          <w:highlight w:val="none"/>
          <w:lang w:val="zh-CN"/>
        </w:rPr>
        <w:t>甲方向乙方支付合同总额的40%货款。</w:t>
      </w:r>
      <w:r>
        <w:rPr>
          <w:rFonts w:hint="eastAsia" w:ascii="宋体" w:hAnsi="宋体" w:cs="宋体"/>
          <w:color w:val="FF0000"/>
          <w:kern w:val="0"/>
          <w:szCs w:val="21"/>
          <w:highlight w:val="none"/>
          <w:lang w:val="zh-CN" w:eastAsia="zh-CN"/>
        </w:rPr>
        <w:t xml:space="preserve"> </w:t>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bookmarkEnd w:id="19"/>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bookmarkEnd w:id="20"/>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ins w:id="2" w:author="合同审查系统" w:date="2026-03-20T07:21:52Z">
        <w:r>
          <w:t>仍归乙方所有。，但乙方在项目实施前已拥有的知识产权</w:t>
        </w:r>
      </w:ins>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1" w:name="auto_fouce_23"/>
      <w:r>
        <w:rPr>
          <w:rFonts w:hint="eastAsia" w:ascii="宋体" w:hAnsi="宋体" w:cs="宋体"/>
          <w:color w:val="auto"/>
          <w:szCs w:val="21"/>
          <w:highlight w:val="none"/>
        </w:rPr>
        <w:t>未经甲方书面授权，乙方不得将上述文件、资料、数据信息等应用到项目以外的用途。</w:t>
      </w:r>
      <w:bookmarkEnd w:id="21"/>
    </w:p>
    <w:p w14:paraId="2DEF3E0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大标宋简体">
    <w:altName w:val="汉仪书宋二KW"/>
    <w:panose1 w:val="02000000000000000000"/>
    <w:charset w:val="86"/>
    <w:family w:val="auto"/>
    <w:pitch w:val="default"/>
    <w:sig w:usb0="00000000" w:usb1="00000000" w:usb2="00000012"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5FC475"/>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4974</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2026-02-25T02:13:00Z</dcterms:created>
  <dc:creator>余文祥</dc:creator>
  <cp:lastModifiedBy>Chenxi</cp:lastModifiedBy>
  <dcterms:modified xsi:type="dcterms:W3CDTF">2026-03-20T10:24:32Z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