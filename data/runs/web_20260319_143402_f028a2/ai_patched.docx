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r>
        <w:t>基于省平台专利申请前评估申请表/评估表在申请前对相关技术发明从技术、法律、市场等维度进行评估并生成相应报告（是否申请、如何申请（保护范围、权利要求设计）等）。</w:t>
      </w:r>
      <w:del w:id="0" w:author="合同审查系统" w:date="2026-03-20T02:20:33Z">
        <w:r>
          <w:delText>评估数量根据平台实际需求为准，评估数量最多能达15件。</w:delText>
        </w:r>
      </w:del>
      <w:ins w:id="0" w:author="合同审查系统" w:date="2026-03-20T02:20:33Z">
        <w:r>
          <w:t>评估数量根据平台实际需求确定，其中最低评估数量不少于X件，最高评估数量不超过15件。</w:t>
        </w:r>
      </w:ins>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t>3、</w:t>
      </w:r>
      <w:del w:id="1" w:author="合同审查系统" w:date="2026-03-20T02:20:33Z">
        <w:r>
          <w:delText>项目实施过程中须根据项目进度及业主要求安排服务团队，保证满足项目实际需求。</w:delText>
        </w:r>
      </w:del>
      <w:ins w:id="1" w:author="合同审查系统" w:date="2026-03-20T02:20:33Z">
        <w:r>
          <w:t>项目实施过程中须根据项目进度及业主要求安排服务团队，保证满足项目实际需求，该实际需求的具体范围及标准由双方另行确认。</w:t>
        </w:r>
      </w:ins>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del w:id="2" w:author="合同审查系统" w:date="2026-03-20T02:20:33Z">
        <w:r>
          <w:delText>双方任一方由于不可抗力的影响而不能执行合同时，履行合同的期限应予延长。</w:delText>
        </w:r>
      </w:del>
      <w:ins w:id="2" w:author="合同审查系统" w:date="2026-03-20T02:20:33Z">
        <w:r>
          <w:t>双方任一方由于不可抗力的影响而不能执行合同时，应在不可抗力发生后及时书面通知对方，履行合同的期限应予延长。</w:t>
        </w:r>
      </w:ins>
      <w:r>
        <w:t>延长的期限应相当于事故所影响的时间。如果不可抗力影响时间延续_30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